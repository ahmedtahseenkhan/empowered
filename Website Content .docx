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Requirements for the website: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These are the 4 sample websites that we want to be integrated into one:</w:t>
      </w:r>
    </w:p>
    <w:p w:rsidR="00000000" w:rsidDel="00000000" w:rsidP="00000000" w:rsidRDefault="00000000" w:rsidRPr="00000000" w14:paraId="00000005">
      <w:pPr>
        <w:numPr>
          <w:ilvl w:val="0"/>
          <w:numId w:val="5"/>
        </w:numPr>
        <w:ind w:left="720" w:hanging="360"/>
      </w:pPr>
      <w:hyperlink r:id="rId7">
        <w:r w:rsidDel="00000000" w:rsidR="00000000" w:rsidRPr="00000000">
          <w:rPr>
            <w:color w:val="1155cc"/>
            <w:u w:val="single"/>
            <w:rtl w:val="0"/>
          </w:rPr>
          <w:t xml:space="preserve">https://coachbit.com/</w:t>
        </w:r>
      </w:hyperlink>
      <w:r w:rsidDel="00000000" w:rsidR="00000000" w:rsidRPr="00000000">
        <w:rPr>
          <w:rtl w:val="0"/>
        </w:rPr>
      </w:r>
    </w:p>
    <w:p w:rsidR="00000000" w:rsidDel="00000000" w:rsidP="00000000" w:rsidRDefault="00000000" w:rsidRPr="00000000" w14:paraId="00000006">
      <w:pPr>
        <w:numPr>
          <w:ilvl w:val="0"/>
          <w:numId w:val="5"/>
        </w:numPr>
        <w:ind w:left="720" w:hanging="360"/>
      </w:pPr>
      <w:hyperlink r:id="rId8">
        <w:r w:rsidDel="00000000" w:rsidR="00000000" w:rsidRPr="00000000">
          <w:rPr>
            <w:color w:val="1155cc"/>
            <w:u w:val="single"/>
            <w:rtl w:val="0"/>
          </w:rPr>
          <w:t xml:space="preserve">https://www.wyzant.com/</w:t>
        </w:r>
      </w:hyperlink>
      <w:r w:rsidDel="00000000" w:rsidR="00000000" w:rsidRPr="00000000">
        <w:rPr>
          <w:rtl w:val="0"/>
        </w:rPr>
      </w:r>
    </w:p>
    <w:p w:rsidR="00000000" w:rsidDel="00000000" w:rsidP="00000000" w:rsidRDefault="00000000" w:rsidRPr="00000000" w14:paraId="00000007">
      <w:pPr>
        <w:numPr>
          <w:ilvl w:val="0"/>
          <w:numId w:val="5"/>
        </w:numPr>
        <w:ind w:left="720" w:hanging="360"/>
      </w:pPr>
      <w:hyperlink r:id="rId9">
        <w:r w:rsidDel="00000000" w:rsidR="00000000" w:rsidRPr="00000000">
          <w:rPr>
            <w:color w:val="1155cc"/>
            <w:u w:val="single"/>
            <w:rtl w:val="0"/>
          </w:rPr>
          <w:t xml:space="preserve">https://www.varsitytutors.com/</w:t>
        </w:r>
      </w:hyperlink>
      <w:r w:rsidDel="00000000" w:rsidR="00000000" w:rsidRPr="00000000">
        <w:rPr>
          <w:rtl w:val="0"/>
        </w:rPr>
      </w:r>
    </w:p>
    <w:p w:rsidR="00000000" w:rsidDel="00000000" w:rsidP="00000000" w:rsidRDefault="00000000" w:rsidRPr="00000000" w14:paraId="00000008">
      <w:pPr>
        <w:numPr>
          <w:ilvl w:val="0"/>
          <w:numId w:val="5"/>
        </w:numPr>
        <w:ind w:left="720" w:hanging="360"/>
      </w:pPr>
      <w:hyperlink r:id="rId10">
        <w:r w:rsidDel="00000000" w:rsidR="00000000" w:rsidRPr="00000000">
          <w:rPr>
            <w:color w:val="1155cc"/>
            <w:u w:val="single"/>
            <w:rtl w:val="0"/>
          </w:rPr>
          <w:t xml:space="preserve">https://preply.com/</w:t>
        </w:r>
      </w:hyperlink>
      <w:r w:rsidDel="00000000" w:rsidR="00000000" w:rsidRPr="00000000">
        <w:rPr>
          <w:rtl w:val="0"/>
        </w:rPr>
      </w:r>
    </w:p>
    <w:p w:rsidR="00000000" w:rsidDel="00000000" w:rsidP="00000000" w:rsidRDefault="00000000" w:rsidRPr="00000000" w14:paraId="00000009">
      <w:pPr>
        <w:numPr>
          <w:ilvl w:val="0"/>
          <w:numId w:val="5"/>
        </w:numPr>
        <w:ind w:left="720" w:hanging="360"/>
      </w:pPr>
      <w:hyperlink r:id="rId11">
        <w:r w:rsidDel="00000000" w:rsidR="00000000" w:rsidRPr="00000000">
          <w:rPr>
            <w:color w:val="1155cc"/>
            <w:u w:val="single"/>
            <w:rtl w:val="0"/>
          </w:rPr>
          <w:t xml:space="preserve">https://www.tutorbird.com/pricing/</w:t>
        </w:r>
      </w:hyperlink>
      <w:r w:rsidDel="00000000" w:rsidR="00000000" w:rsidRPr="00000000">
        <w:rPr>
          <w:rtl w:val="0"/>
        </w:rPr>
      </w:r>
    </w:p>
    <w:p w:rsidR="00000000" w:rsidDel="00000000" w:rsidP="00000000" w:rsidRDefault="00000000" w:rsidRPr="00000000" w14:paraId="0000000A">
      <w:pPr>
        <w:numPr>
          <w:ilvl w:val="0"/>
          <w:numId w:val="5"/>
        </w:numPr>
        <w:ind w:left="720" w:hanging="360"/>
        <w:rPr>
          <w:u w:val="none"/>
        </w:rPr>
      </w:pPr>
      <w:hyperlink r:id="rId12">
        <w:r w:rsidDel="00000000" w:rsidR="00000000" w:rsidRPr="00000000">
          <w:rPr>
            <w:color w:val="1155cc"/>
            <w:u w:val="single"/>
            <w:rtl w:val="0"/>
          </w:rPr>
          <w:t xml:space="preserve">https://www.teachable.com/?utm_source=bing&amp;utm_medium=cpc&amp;utm_term=teachable&amp;matchtype=e&amp;campaignid=627191291&amp;utm_campaign=P-Brand-USA&amp;creative=&amp;device=c&amp;placement=&amp;msclkid=1fdd12204d1b108d971a7b69bd72b1a3</w:t>
        </w:r>
      </w:hyperlink>
      <w:r w:rsidDel="00000000" w:rsidR="00000000" w:rsidRPr="00000000">
        <w:rPr>
          <w:rtl w:val="0"/>
        </w:rPr>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Like Coachbit, we want the top 3 buttons/tabs on the top of the website: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81"/>
        </w:numPr>
        <w:ind w:left="720" w:hanging="360"/>
      </w:pPr>
      <w:r w:rsidDel="00000000" w:rsidR="00000000" w:rsidRPr="00000000">
        <w:rPr>
          <w:rtl w:val="0"/>
        </w:rPr>
        <w:t xml:space="preserve">How it works (content will be provided) (</w:t>
      </w:r>
      <w:hyperlink r:id="rId13">
        <w:r w:rsidDel="00000000" w:rsidR="00000000" w:rsidRPr="00000000">
          <w:rPr>
            <w:color w:val="1155cc"/>
            <w:u w:val="single"/>
            <w:rtl w:val="0"/>
          </w:rPr>
          <w:t xml:space="preserve">https://www.varsitytutors.com/membership/how-it-works</w:t>
        </w:r>
      </w:hyperlink>
      <w:r w:rsidDel="00000000" w:rsidR="00000000" w:rsidRPr="00000000">
        <w:rPr>
          <w:rtl w:val="0"/>
        </w:rPr>
        <w:t xml:space="preserve">)</w:t>
      </w:r>
    </w:p>
    <w:p w:rsidR="00000000" w:rsidDel="00000000" w:rsidP="00000000" w:rsidRDefault="00000000" w:rsidRPr="00000000" w14:paraId="00000011">
      <w:pPr>
        <w:numPr>
          <w:ilvl w:val="0"/>
          <w:numId w:val="81"/>
        </w:numPr>
        <w:ind w:left="720" w:hanging="360"/>
      </w:pPr>
      <w:r w:rsidDel="00000000" w:rsidR="00000000" w:rsidRPr="00000000">
        <w:rPr>
          <w:rtl w:val="0"/>
        </w:rPr>
        <w:t xml:space="preserve">Our story/Why we are different (content will be provided) (</w:t>
      </w:r>
      <w:hyperlink r:id="rId14">
        <w:r w:rsidDel="00000000" w:rsidR="00000000" w:rsidRPr="00000000">
          <w:rPr>
            <w:color w:val="1155cc"/>
            <w:u w:val="single"/>
            <w:rtl w:val="0"/>
          </w:rPr>
          <w:t xml:space="preserve">https://www.varsitytutors.com/membership/our-difference</w:t>
        </w:r>
      </w:hyperlink>
      <w:r w:rsidDel="00000000" w:rsidR="00000000" w:rsidRPr="00000000">
        <w:rPr>
          <w:rtl w:val="0"/>
        </w:rPr>
        <w:t xml:space="preserve">)</w:t>
      </w:r>
    </w:p>
    <w:p w:rsidR="00000000" w:rsidDel="00000000" w:rsidP="00000000" w:rsidRDefault="00000000" w:rsidRPr="00000000" w14:paraId="00000012">
      <w:pPr>
        <w:numPr>
          <w:ilvl w:val="0"/>
          <w:numId w:val="81"/>
        </w:numPr>
        <w:ind w:left="720" w:hanging="360"/>
      </w:pPr>
      <w:r w:rsidDel="00000000" w:rsidR="00000000" w:rsidRPr="00000000">
        <w:rPr>
          <w:rtl w:val="0"/>
        </w:rPr>
        <w:t xml:space="preserve">Testimonials (you need to create this for us) (</w:t>
      </w:r>
      <w:hyperlink r:id="rId15">
        <w:r w:rsidDel="00000000" w:rsidR="00000000" w:rsidRPr="00000000">
          <w:rPr>
            <w:color w:val="1155cc"/>
            <w:u w:val="single"/>
            <w:rtl w:val="0"/>
          </w:rPr>
          <w:t xml:space="preserve">https://coachbit.com/reviews</w:t>
        </w:r>
      </w:hyperlink>
      <w:r w:rsidDel="00000000" w:rsidR="00000000" w:rsidRPr="00000000">
        <w:rPr>
          <w:rtl w:val="0"/>
        </w:rPr>
        <w:t xml:space="preserve">) </w:t>
      </w:r>
    </w:p>
    <w:p w:rsidR="00000000" w:rsidDel="00000000" w:rsidP="00000000" w:rsidRDefault="00000000" w:rsidRPr="00000000" w14:paraId="00000013">
      <w:pPr>
        <w:numPr>
          <w:ilvl w:val="0"/>
          <w:numId w:val="81"/>
        </w:numPr>
        <w:ind w:left="720" w:hanging="360"/>
      </w:pPr>
      <w:r w:rsidDel="00000000" w:rsidR="00000000" w:rsidRPr="00000000">
        <w:rPr>
          <w:rtl w:val="0"/>
        </w:rPr>
        <w:t xml:space="preserve">On the right side of the website, we want one tab/button: “Sign In” (</w:t>
      </w:r>
      <w:hyperlink r:id="rId16">
        <w:r w:rsidDel="00000000" w:rsidR="00000000" w:rsidRPr="00000000">
          <w:rPr>
            <w:color w:val="1155cc"/>
            <w:u w:val="single"/>
            <w:rtl w:val="0"/>
          </w:rPr>
          <w:t xml:space="preserve">https://preply.com/en/login?source_page=home&amp;source_element=header</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At the end of the questionnaire, a list of tutors/coaches will pop up with their 50-minute lesson rate and profile (</w:t>
      </w:r>
      <w:hyperlink r:id="rId17">
        <w:r w:rsidDel="00000000" w:rsidR="00000000" w:rsidRPr="00000000">
          <w:rPr>
            <w:color w:val="1155cc"/>
            <w:u w:val="single"/>
            <w:rtl w:val="0"/>
          </w:rPr>
          <w:t xml:space="preserve">https://www.wyzant.com/match/search</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Once a parent books the Free trial Session, an email will be sent to the mentor for the booked session, and another email will be sent to the parent and the Admin, with information on the next steps and the Google Classroom link (the content of these emails is provided below)</w:t>
      </w:r>
    </w:p>
    <w:p w:rsidR="00000000" w:rsidDel="00000000" w:rsidP="00000000" w:rsidRDefault="00000000" w:rsidRPr="00000000" w14:paraId="0000001B">
      <w:pPr>
        <w:rPr/>
      </w:pPr>
      <w:r w:rsidDel="00000000" w:rsidR="00000000" w:rsidRPr="00000000">
        <w:rPr>
          <w:rtl w:val="0"/>
        </w:rPr>
        <w:t xml:space="preserve">Create a reminder email for both parents and teachers 24 hours before the Session.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Once the trial Session is completed and if they wish to continue with the teacher, the teacher will provide the link at the end of the trial session to continue.  (This will also be mentioned in the confirmation email)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bottom of the website: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77"/>
        </w:numPr>
        <w:ind w:left="720" w:hanging="360"/>
      </w:pPr>
      <w:r w:rsidDel="00000000" w:rsidR="00000000" w:rsidRPr="00000000">
        <w:rPr>
          <w:rtl w:val="0"/>
        </w:rPr>
        <w:t xml:space="preserve">Define steps to start (</w:t>
      </w:r>
      <w:hyperlink r:id="rId18">
        <w:r w:rsidDel="00000000" w:rsidR="00000000" w:rsidRPr="00000000">
          <w:rPr>
            <w:color w:val="1155cc"/>
            <w:u w:val="single"/>
            <w:rtl w:val="0"/>
          </w:rPr>
          <w:t xml:space="preserve">https://www.wyzant.com/</w:t>
        </w:r>
      </w:hyperlink>
      <w:r w:rsidDel="00000000" w:rsidR="00000000" w:rsidRPr="00000000">
        <w:rPr>
          <w:rtl w:val="0"/>
        </w:rPr>
        <w:t xml:space="preserve">)</w:t>
      </w:r>
    </w:p>
    <w:p w:rsidR="00000000" w:rsidDel="00000000" w:rsidP="00000000" w:rsidRDefault="00000000" w:rsidRPr="00000000" w14:paraId="00000023">
      <w:pPr>
        <w:numPr>
          <w:ilvl w:val="0"/>
          <w:numId w:val="77"/>
        </w:numPr>
        <w:ind w:left="720" w:hanging="360"/>
      </w:pPr>
      <w:r w:rsidDel="00000000" w:rsidR="00000000" w:rsidRPr="00000000">
        <w:rPr>
          <w:rtl w:val="0"/>
        </w:rPr>
        <w:t xml:space="preserve">Eye-catching content (will be provided) (sample website (</w:t>
      </w:r>
      <w:hyperlink r:id="rId19">
        <w:r w:rsidDel="00000000" w:rsidR="00000000" w:rsidRPr="00000000">
          <w:rPr>
            <w:color w:val="1155cc"/>
            <w:u w:val="single"/>
            <w:rtl w:val="0"/>
          </w:rPr>
          <w:t xml:space="preserve">https://www.varsitytutors.com/</w:t>
        </w:r>
      </w:hyperlink>
      <w:r w:rsidDel="00000000" w:rsidR="00000000" w:rsidRPr="00000000">
        <w:rPr>
          <w:rtl w:val="0"/>
        </w:rPr>
        <w:t xml:space="preserve">) </w:t>
      </w:r>
    </w:p>
    <w:p w:rsidR="00000000" w:rsidDel="00000000" w:rsidP="00000000" w:rsidRDefault="00000000" w:rsidRPr="00000000" w14:paraId="00000024">
      <w:pPr>
        <w:numPr>
          <w:ilvl w:val="0"/>
          <w:numId w:val="77"/>
        </w:numPr>
        <w:ind w:left="720" w:hanging="360"/>
      </w:pPr>
      <w:r w:rsidDel="00000000" w:rsidR="00000000" w:rsidRPr="00000000">
        <w:rPr>
          <w:rtl w:val="0"/>
        </w:rPr>
        <w:t xml:space="preserve">Mention what’s included (</w:t>
      </w:r>
      <w:hyperlink r:id="rId20">
        <w:r w:rsidDel="00000000" w:rsidR="00000000" w:rsidRPr="00000000">
          <w:rPr>
            <w:color w:val="1155cc"/>
            <w:u w:val="single"/>
            <w:rtl w:val="0"/>
          </w:rPr>
          <w:t xml:space="preserve">https://www.varsitytutors.com/</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highlight w:val="yellow"/>
        </w:rPr>
      </w:pPr>
      <w:r w:rsidDel="00000000" w:rsidR="00000000" w:rsidRPr="00000000">
        <w:rPr>
          <w:b w:val="1"/>
          <w:bCs w:val="1"/>
          <w:highlight w:val="yellow"/>
          <w:rtl w:val="0"/>
        </w:rPr>
        <w:t xml:space="preserve">Two main headings on the bottom of the main website page like (Website footer) (</w:t>
      </w:r>
      <w:hyperlink r:id="rId21">
        <w:r w:rsidDel="00000000" w:rsidR="00000000" w:rsidRPr="00000000">
          <w:rPr>
            <w:b w:val="1"/>
            <w:bCs w:val="1"/>
            <w:color w:val="1155cc"/>
            <w:highlight w:val="yellow"/>
            <w:u w:val="single"/>
            <w:rtl w:val="0"/>
          </w:rPr>
          <w:t xml:space="preserve">https://www.wyzant.com/</w:t>
        </w:r>
      </w:hyperlink>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028">
      <w:pPr>
        <w:rPr>
          <w:b w:val="1"/>
          <w:bCs w:val="1"/>
          <w:highlight w:val="yellow"/>
        </w:rPr>
      </w:pPr>
      <w:r w:rsidDel="00000000" w:rsidR="00000000" w:rsidRPr="00000000">
        <w:rPr>
          <w:rtl w:val="0"/>
        </w:rPr>
      </w:r>
    </w:p>
    <w:p w:rsidR="00000000" w:rsidDel="00000000" w:rsidP="00000000" w:rsidRDefault="00000000" w:rsidRPr="00000000" w14:paraId="00000029">
      <w:pPr>
        <w:rPr>
          <w:b w:val="1"/>
          <w:bCs w:val="1"/>
          <w:highlight w:val="yellow"/>
        </w:rPr>
      </w:pPr>
      <w:r w:rsidDel="00000000" w:rsidR="00000000" w:rsidRPr="00000000">
        <w:rPr>
          <w:rtl w:val="0"/>
        </w:rPr>
      </w:r>
    </w:p>
    <w:p w:rsidR="00000000" w:rsidDel="00000000" w:rsidP="00000000" w:rsidRDefault="00000000" w:rsidRPr="00000000" w14:paraId="0000002A">
      <w:pPr>
        <w:numPr>
          <w:ilvl w:val="0"/>
          <w:numId w:val="46"/>
        </w:numPr>
        <w:ind w:left="720" w:hanging="360"/>
        <w:rPr>
          <w:b w:val="1"/>
          <w:bCs w:val="1"/>
          <w:highlight w:val="yellow"/>
        </w:rPr>
      </w:pPr>
      <w:r w:rsidDel="00000000" w:rsidR="00000000" w:rsidRPr="00000000">
        <w:rPr>
          <w:b w:val="1"/>
          <w:bCs w:val="1"/>
          <w:highlight w:val="yellow"/>
          <w:rtl w:val="0"/>
        </w:rPr>
        <w:t xml:space="preserve">Our Company (heading non-clickable)</w:t>
      </w:r>
    </w:p>
    <w:p w:rsidR="00000000" w:rsidDel="00000000" w:rsidP="00000000" w:rsidRDefault="00000000" w:rsidRPr="00000000" w14:paraId="0000002B">
      <w:pPr>
        <w:rPr>
          <w:b w:val="1"/>
          <w:bCs w:val="1"/>
          <w:highlight w:val="yellow"/>
        </w:rPr>
      </w:pPr>
      <w:r w:rsidDel="00000000" w:rsidR="00000000" w:rsidRPr="00000000">
        <w:rPr>
          <w:b w:val="1"/>
          <w:bCs w:val="1"/>
          <w:highlight w:val="yellow"/>
          <w:rtl w:val="0"/>
        </w:rPr>
        <w:t xml:space="preserve">button/tabs under the heading (Our story, FAQs, Contact us, Terms and Conditions) these are clickable </w:t>
      </w:r>
    </w:p>
    <w:p w:rsidR="00000000" w:rsidDel="00000000" w:rsidP="00000000" w:rsidRDefault="00000000" w:rsidRPr="00000000" w14:paraId="0000002C">
      <w:pPr>
        <w:rPr>
          <w:b w:val="1"/>
          <w:bCs w:val="1"/>
          <w:highlight w:val="yellow"/>
        </w:rPr>
      </w:pPr>
      <w:r w:rsidDel="00000000" w:rsidR="00000000" w:rsidRPr="00000000">
        <w:rPr>
          <w:rtl w:val="0"/>
        </w:rPr>
      </w:r>
    </w:p>
    <w:p w:rsidR="00000000" w:rsidDel="00000000" w:rsidP="00000000" w:rsidRDefault="00000000" w:rsidRPr="00000000" w14:paraId="0000002D">
      <w:pPr>
        <w:numPr>
          <w:ilvl w:val="0"/>
          <w:numId w:val="53"/>
        </w:numPr>
        <w:ind w:left="720" w:hanging="360"/>
        <w:rPr>
          <w:b w:val="1"/>
          <w:bCs w:val="1"/>
          <w:highlight w:val="yellow"/>
        </w:rPr>
      </w:pPr>
      <w:r w:rsidDel="00000000" w:rsidR="00000000" w:rsidRPr="00000000">
        <w:rPr>
          <w:b w:val="1"/>
          <w:bCs w:val="1"/>
          <w:highlight w:val="yellow"/>
          <w:rtl w:val="0"/>
        </w:rPr>
        <w:t xml:space="preserve">Work with Us</w:t>
      </w:r>
    </w:p>
    <w:p w:rsidR="00000000" w:rsidDel="00000000" w:rsidP="00000000" w:rsidRDefault="00000000" w:rsidRPr="00000000" w14:paraId="0000002E">
      <w:pPr>
        <w:rPr>
          <w:b w:val="1"/>
          <w:bCs w:val="1"/>
          <w:highlight w:val="yellow"/>
        </w:rPr>
      </w:pPr>
      <w:r w:rsidDel="00000000" w:rsidR="00000000" w:rsidRPr="00000000">
        <w:rPr>
          <w:b w:val="1"/>
          <w:bCs w:val="1"/>
          <w:highlight w:val="yellow"/>
          <w:rtl w:val="0"/>
        </w:rPr>
        <w:t xml:space="preserve">button/tabs under the heading (Become a Mentor, FAQs, Contact us, Terms and conditions )</w:t>
      </w:r>
    </w:p>
    <w:p w:rsidR="00000000" w:rsidDel="00000000" w:rsidP="00000000" w:rsidRDefault="00000000" w:rsidRPr="00000000" w14:paraId="0000002F">
      <w:pPr>
        <w:spacing w:after="240" w:before="240" w:lineRule="auto"/>
        <w:ind w:left="0" w:firstLine="0"/>
        <w:rPr>
          <w:b w:val="1"/>
          <w:bCs w:val="1"/>
          <w:highlight w:val="yellow"/>
        </w:rPr>
      </w:pPr>
      <w:r w:rsidDel="00000000" w:rsidR="00000000" w:rsidRPr="00000000">
        <w:rPr>
          <w:rtl w:val="0"/>
        </w:rPr>
      </w:r>
    </w:p>
    <w:p w:rsidR="00000000" w:rsidDel="00000000" w:rsidP="00000000" w:rsidRDefault="00000000" w:rsidRPr="00000000" w14:paraId="0000003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2">
      <w:pPr>
        <w:spacing w:after="240" w:before="240" w:lineRule="auto"/>
        <w:jc w:val="center"/>
        <w:rPr>
          <w:b w:val="1"/>
          <w:bCs w:val="1"/>
          <w:highlight w:val="yellow"/>
        </w:rPr>
      </w:pPr>
      <w:commentRangeStart w:id="0"/>
      <w:commentRangeStart w:id="1"/>
      <w:r w:rsidDel="00000000" w:rsidR="00000000" w:rsidRPr="00000000">
        <w:rPr>
          <w:b w:val="1"/>
          <w:bCs w:val="1"/>
          <w:highlight w:val="yellow"/>
          <w:rtl w:val="0"/>
        </w:rPr>
        <w:t xml:space="preserve">EmpowerEd Learnings Terms and Conditions</w:t>
      </w:r>
      <w:commentRangeEnd w:id="1"/>
      <w:r w:rsidDel="00000000" w:rsidR="00000000" w:rsidRPr="00000000">
        <w:commentReference w:id="1"/>
      </w:r>
      <w:r w:rsidDel="00000000" w:rsidR="00000000" w:rsidRPr="00000000">
        <w:rPr>
          <w:b w:val="1"/>
          <w:bCs w:val="1"/>
          <w:highlight w:val="yellow"/>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3">
      <w:pPr>
        <w:spacing w:after="240" w:before="240" w:lineRule="auto"/>
        <w:jc w:val="center"/>
        <w:rPr>
          <w:b w:val="1"/>
          <w:bCs w:val="1"/>
          <w:highlight w:val="cyan"/>
        </w:rPr>
      </w:pPr>
      <w:r w:rsidDel="00000000" w:rsidR="00000000" w:rsidRPr="00000000">
        <w:rPr>
          <w:b w:val="1"/>
          <w:bCs w:val="1"/>
          <w:highlight w:val="cyan"/>
          <w:rtl w:val="0"/>
        </w:rPr>
        <w:t xml:space="preserve">(this will go on the  main landing page, for parents and students) </w:t>
      </w:r>
    </w:p>
    <w:p w:rsidR="00000000" w:rsidDel="00000000" w:rsidP="00000000" w:rsidRDefault="00000000" w:rsidRPr="00000000" w14:paraId="00000034">
      <w:pPr>
        <w:spacing w:after="240" w:before="240" w:lineRule="auto"/>
        <w:rPr/>
      </w:pPr>
      <w:r w:rsidDel="00000000" w:rsidR="00000000" w:rsidRPr="00000000">
        <w:rPr>
          <w:rtl w:val="0"/>
        </w:rPr>
        <w:t xml:space="preserve">Welcome to EmpowerEd Learnings! These Terms and Conditions outline the terms of use for students and parents engaging with our platform and services. Our mission is to provide flexible, personalized learning experiences, empowering both students and mentors to succeed.</w:t>
      </w:r>
    </w:p>
    <w:p w:rsidR="00000000" w:rsidDel="00000000" w:rsidP="00000000" w:rsidRDefault="00000000" w:rsidRPr="00000000" w14:paraId="00000035">
      <w:pPr>
        <w:numPr>
          <w:ilvl w:val="0"/>
          <w:numId w:val="42"/>
        </w:numPr>
        <w:spacing w:after="0" w:afterAutospacing="0" w:before="240" w:lineRule="auto"/>
        <w:ind w:left="720" w:hanging="360"/>
        <w:rPr>
          <w:u w:val="none"/>
        </w:rPr>
      </w:pPr>
      <w:r w:rsidDel="00000000" w:rsidR="00000000" w:rsidRPr="00000000">
        <w:rPr>
          <w:b w:val="1"/>
          <w:bCs w:val="1"/>
          <w:rtl w:val="0"/>
        </w:rPr>
        <w:t xml:space="preserve"> Scope of Services</w:t>
        <w:br w:type="textWrapping"/>
      </w:r>
      <w:r w:rsidDel="00000000" w:rsidR="00000000" w:rsidRPr="00000000">
        <w:rPr>
          <w:rtl w:val="0"/>
        </w:rPr>
        <w:t xml:space="preserve"> EmpowerEd Learnings provides a platform that connects students with verified mentors specializing in </w:t>
      </w:r>
      <w:r w:rsidDel="00000000" w:rsidR="00000000" w:rsidRPr="00000000">
        <w:rPr>
          <w:b w:val="1"/>
          <w:bCs w:val="1"/>
          <w:rtl w:val="0"/>
        </w:rPr>
        <w:t xml:space="preserve">Academic Success, Skill Development, and Personal Growth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numPr>
          <w:ilvl w:val="0"/>
          <w:numId w:val="61"/>
        </w:numPr>
        <w:spacing w:after="0" w:afterAutospacing="0" w:before="0" w:beforeAutospacing="0" w:lineRule="auto"/>
        <w:ind w:left="720" w:hanging="360"/>
      </w:pPr>
      <w:r w:rsidDel="00000000" w:rsidR="00000000" w:rsidRPr="00000000">
        <w:rPr>
          <w:rtl w:val="0"/>
        </w:rPr>
        <w:t xml:space="preserve">Students can select mentors, schedule sessions, and track progress through their personal dashboard.</w:t>
        <w:br w:type="textWrapping"/>
      </w:r>
    </w:p>
    <w:p w:rsidR="00000000" w:rsidDel="00000000" w:rsidP="00000000" w:rsidRDefault="00000000" w:rsidRPr="00000000" w14:paraId="00000037">
      <w:pPr>
        <w:numPr>
          <w:ilvl w:val="0"/>
          <w:numId w:val="61"/>
        </w:numPr>
        <w:spacing w:after="0" w:afterAutospacing="0" w:before="0" w:beforeAutospacing="0" w:lineRule="auto"/>
        <w:ind w:left="720" w:hanging="360"/>
      </w:pPr>
      <w:r w:rsidDel="00000000" w:rsidR="00000000" w:rsidRPr="00000000">
        <w:rPr>
          <w:rtl w:val="0"/>
        </w:rPr>
        <w:t xml:space="preserve">All mentors are independent professionals, responsible for their own scheduling, availability, teaching methods, and payment arrangements with students.</w:t>
        <w:br w:type="textWrapping"/>
      </w:r>
    </w:p>
    <w:p w:rsidR="00000000" w:rsidDel="00000000" w:rsidP="00000000" w:rsidRDefault="00000000" w:rsidRPr="00000000" w14:paraId="00000038">
      <w:pPr>
        <w:numPr>
          <w:ilvl w:val="0"/>
          <w:numId w:val="61"/>
        </w:numPr>
        <w:spacing w:after="240" w:before="0" w:beforeAutospacing="0" w:lineRule="auto"/>
        <w:ind w:left="720" w:hanging="360"/>
      </w:pPr>
      <w:r w:rsidDel="00000000" w:rsidR="00000000" w:rsidRPr="00000000">
        <w:rPr>
          <w:rtl w:val="0"/>
        </w:rPr>
        <w:t xml:space="preserve">All mentors undergo a </w:t>
      </w:r>
      <w:r w:rsidDel="00000000" w:rsidR="00000000" w:rsidRPr="00000000">
        <w:rPr>
          <w:b w:val="1"/>
          <w:bCs w:val="1"/>
          <w:rtl w:val="0"/>
        </w:rPr>
        <w:t xml:space="preserve">credential verification and rigorous screening process</w:t>
      </w:r>
      <w:r w:rsidDel="00000000" w:rsidR="00000000" w:rsidRPr="00000000">
        <w:rPr>
          <w:rtl w:val="0"/>
        </w:rPr>
        <w:t xml:space="preserve"> before their profiles are approved and published.</w:t>
        <w:br w:type="textWrapping"/>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2. Payments</w:t>
      </w:r>
    </w:p>
    <w:p w:rsidR="00000000" w:rsidDel="00000000" w:rsidP="00000000" w:rsidRDefault="00000000" w:rsidRPr="00000000" w14:paraId="0000003A">
      <w:pPr>
        <w:numPr>
          <w:ilvl w:val="0"/>
          <w:numId w:val="52"/>
        </w:numPr>
        <w:spacing w:after="0" w:afterAutospacing="0" w:before="240" w:lineRule="auto"/>
        <w:ind w:left="720" w:hanging="360"/>
      </w:pPr>
      <w:r w:rsidDel="00000000" w:rsidR="00000000" w:rsidRPr="00000000">
        <w:rPr>
          <w:b w:val="1"/>
          <w:bCs w:val="1"/>
          <w:rtl w:val="0"/>
        </w:rPr>
        <w:t xml:space="preserve">Learning Plans:</w:t>
      </w:r>
      <w:r w:rsidDel="00000000" w:rsidR="00000000" w:rsidRPr="00000000">
        <w:rPr>
          <w:rtl w:val="0"/>
        </w:rPr>
        <w:t xml:space="preserve"> Choose from three flexible options — once a week, twice a week — billed weekly.</w:t>
        <w:br w:type="textWrapping"/>
      </w:r>
    </w:p>
    <w:p w:rsidR="00000000" w:rsidDel="00000000" w:rsidP="00000000" w:rsidRDefault="00000000" w:rsidRPr="00000000" w14:paraId="0000003B">
      <w:pPr>
        <w:numPr>
          <w:ilvl w:val="0"/>
          <w:numId w:val="52"/>
        </w:numPr>
        <w:spacing w:after="0" w:afterAutospacing="0" w:before="0" w:beforeAutospacing="0" w:lineRule="auto"/>
        <w:ind w:left="720" w:hanging="360"/>
      </w:pPr>
      <w:r w:rsidDel="00000000" w:rsidR="00000000" w:rsidRPr="00000000">
        <w:rPr>
          <w:b w:val="1"/>
          <w:bCs w:val="1"/>
          <w:rtl w:val="0"/>
        </w:rPr>
        <w:t xml:space="preserve">Recurring Payments:</w:t>
      </w:r>
      <w:r w:rsidDel="00000000" w:rsidR="00000000" w:rsidRPr="00000000">
        <w:rPr>
          <w:rtl w:val="0"/>
        </w:rPr>
        <w:t xml:space="preserve"> Your chosen plan will automatically renew each week unless canceled.</w:t>
      </w:r>
    </w:p>
    <w:p w:rsidR="00000000" w:rsidDel="00000000" w:rsidP="00000000" w:rsidRDefault="00000000" w:rsidRPr="00000000" w14:paraId="0000003C">
      <w:pPr>
        <w:numPr>
          <w:ilvl w:val="0"/>
          <w:numId w:val="52"/>
        </w:numPr>
        <w:spacing w:after="0" w:afterAutospacing="0" w:before="0" w:beforeAutospacing="0" w:lineRule="auto"/>
        <w:ind w:left="720" w:hanging="360"/>
        <w:rPr>
          <w:sz w:val="18"/>
          <w:szCs w:val="18"/>
        </w:rPr>
      </w:pPr>
      <w:r w:rsidDel="00000000" w:rsidR="00000000" w:rsidRPr="00000000">
        <w:rPr>
          <w:b w:val="1"/>
          <w:bCs w:val="1"/>
          <w:color w:val="000000"/>
          <w:rtl w:val="0"/>
        </w:rPr>
        <w:t xml:space="preserve">Rescheduling Policy</w:t>
      </w:r>
      <w:r w:rsidDel="00000000" w:rsidR="00000000" w:rsidRPr="00000000">
        <w:rPr>
          <w:b w:val="1"/>
          <w:bCs w:val="1"/>
          <w:rtl w:val="0"/>
        </w:rPr>
        <w:t xml:space="preserve">: </w:t>
      </w:r>
      <w:r w:rsidDel="00000000" w:rsidR="00000000" w:rsidRPr="00000000">
        <w:rPr>
          <w:rtl w:val="0"/>
        </w:rPr>
        <w:t xml:space="preserve">Students may reschedule </w:t>
      </w:r>
      <w:r w:rsidDel="00000000" w:rsidR="00000000" w:rsidRPr="00000000">
        <w:rPr>
          <w:b w:val="1"/>
          <w:bCs w:val="1"/>
          <w:rtl w:val="0"/>
        </w:rPr>
        <w:t xml:space="preserve">up to 24 hours before</w:t>
      </w:r>
      <w:r w:rsidDel="00000000" w:rsidR="00000000" w:rsidRPr="00000000">
        <w:rPr>
          <w:rFonts w:ascii="Arial Unicode MS" w:cs="Arial Unicode MS" w:eastAsia="Arial Unicode MS" w:hAnsi="Arial Unicode MS"/>
          <w:rtl w:val="0"/>
        </w:rPr>
        <w:t xml:space="preserve"> the session. After 24 hours → session is considered used. </w:t>
      </w:r>
      <w:r w:rsidDel="00000000" w:rsidR="00000000" w:rsidRPr="00000000">
        <w:rPr>
          <w:b w:val="1"/>
          <w:bCs w:val="1"/>
          <w:rtl w:val="0"/>
        </w:rPr>
        <w:br w:type="textWrapping"/>
      </w:r>
    </w:p>
    <w:p w:rsidR="00000000" w:rsidDel="00000000" w:rsidP="00000000" w:rsidRDefault="00000000" w:rsidRPr="00000000" w14:paraId="0000003D">
      <w:pPr>
        <w:numPr>
          <w:ilvl w:val="0"/>
          <w:numId w:val="52"/>
        </w:numPr>
        <w:spacing w:after="0" w:afterAutospacing="0" w:before="0" w:beforeAutospacing="0" w:lineRule="auto"/>
        <w:ind w:left="720" w:hanging="360"/>
      </w:pPr>
      <w:r w:rsidDel="00000000" w:rsidR="00000000" w:rsidRPr="00000000">
        <w:rPr>
          <w:b w:val="1"/>
          <w:bCs w:val="1"/>
          <w:rtl w:val="0"/>
        </w:rPr>
        <w:t xml:space="preserve">Cancellation Policy:</w:t>
      </w:r>
      <w:r w:rsidDel="00000000" w:rsidR="00000000" w:rsidRPr="00000000">
        <w:rPr>
          <w:rtl w:val="0"/>
        </w:rPr>
        <w:t xml:space="preserve"> You may cancel at any time, but to avoid charges for the next billing cycle.</w:t>
      </w:r>
    </w:p>
    <w:p w:rsidR="00000000" w:rsidDel="00000000" w:rsidP="00000000" w:rsidRDefault="00000000" w:rsidRPr="00000000" w14:paraId="0000003E">
      <w:pPr>
        <w:numPr>
          <w:ilvl w:val="0"/>
          <w:numId w:val="52"/>
        </w:numPr>
        <w:spacing w:after="0" w:afterAutospacing="0" w:before="0" w:beforeAutospacing="0" w:lineRule="auto"/>
        <w:ind w:left="720" w:hanging="360"/>
        <w:rPr>
          <w:u w:val="none"/>
        </w:rPr>
      </w:pPr>
      <w:r w:rsidDel="00000000" w:rsidR="00000000" w:rsidRPr="00000000">
        <w:rPr>
          <w:b w:val="1"/>
          <w:bCs w:val="1"/>
          <w:highlight w:val="yellow"/>
          <w:rtl w:val="0"/>
        </w:rPr>
        <w:t xml:space="preserve">Unforeseen Circumstances:</w:t>
      </w:r>
      <w:r w:rsidDel="00000000" w:rsidR="00000000" w:rsidRPr="00000000">
        <w:rPr>
          <w:highlight w:val="yellow"/>
          <w:rtl w:val="0"/>
        </w:rPr>
        <w:t xml:space="preserve"> In rare unforeseen circumstances where a scheduled session cannot take place due to technical issues or emergencies, the mentor may issue a makeup session credit at their discretion. Credits can be applied toward a future session.</w:t>
      </w:r>
      <w:r w:rsidDel="00000000" w:rsidR="00000000" w:rsidRPr="00000000">
        <w:rPr>
          <w:rtl w:val="0"/>
        </w:rPr>
        <w:t xml:space="preserve"> </w:t>
      </w:r>
    </w:p>
    <w:p w:rsidR="00000000" w:rsidDel="00000000" w:rsidP="00000000" w:rsidRDefault="00000000" w:rsidRPr="00000000" w14:paraId="0000003F">
      <w:pPr>
        <w:numPr>
          <w:ilvl w:val="0"/>
          <w:numId w:val="52"/>
        </w:numPr>
        <w:spacing w:after="0" w:afterAutospacing="0" w:before="0" w:beforeAutospacing="0" w:lineRule="auto"/>
        <w:ind w:left="720" w:hanging="360"/>
      </w:pPr>
      <w:r w:rsidDel="00000000" w:rsidR="00000000" w:rsidRPr="00000000">
        <w:rPr>
          <w:b w:val="1"/>
          <w:bCs w:val="1"/>
          <w:rtl w:val="0"/>
        </w:rPr>
        <w:t xml:space="preserve">Secure Processing:</w:t>
      </w:r>
      <w:r w:rsidDel="00000000" w:rsidR="00000000" w:rsidRPr="00000000">
        <w:rPr>
          <w:rtl w:val="0"/>
        </w:rPr>
        <w:t xml:space="preserve"> Payments are securely processed via Stripe. EmpowerEd Learnings does not store your payment information.</w:t>
        <w:br w:type="textWrapping"/>
      </w:r>
    </w:p>
    <w:p w:rsidR="00000000" w:rsidDel="00000000" w:rsidP="00000000" w:rsidRDefault="00000000" w:rsidRPr="00000000" w14:paraId="00000040">
      <w:pPr>
        <w:numPr>
          <w:ilvl w:val="0"/>
          <w:numId w:val="52"/>
        </w:numPr>
        <w:spacing w:after="240" w:before="0" w:beforeAutospacing="0" w:lineRule="auto"/>
        <w:ind w:left="720" w:hanging="360"/>
      </w:pPr>
      <w:r w:rsidDel="00000000" w:rsidR="00000000" w:rsidRPr="00000000">
        <w:rPr>
          <w:rtl w:val="0"/>
        </w:rPr>
        <w:t xml:space="preserve">EmpowerEd Learnings does </w:t>
      </w:r>
      <w:r w:rsidDel="00000000" w:rsidR="00000000" w:rsidRPr="00000000">
        <w:rPr>
          <w:b w:val="1"/>
          <w:bCs w:val="1"/>
          <w:rtl w:val="0"/>
        </w:rPr>
        <w:t xml:space="preserve">not</w:t>
      </w:r>
      <w:r w:rsidDel="00000000" w:rsidR="00000000" w:rsidRPr="00000000">
        <w:rPr>
          <w:rtl w:val="0"/>
        </w:rPr>
        <w:t xml:space="preserve"> take any commission from mentor earnings.</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3. Free Trial and Class Cancellations</w:t>
      </w:r>
    </w:p>
    <w:p w:rsidR="00000000" w:rsidDel="00000000" w:rsidP="00000000" w:rsidRDefault="00000000" w:rsidRPr="00000000" w14:paraId="00000042">
      <w:pPr>
        <w:numPr>
          <w:ilvl w:val="0"/>
          <w:numId w:val="33"/>
        </w:numPr>
        <w:spacing w:after="0" w:afterAutospacing="0" w:before="240" w:lineRule="auto"/>
        <w:ind w:left="720" w:hanging="360"/>
      </w:pPr>
      <w:r w:rsidDel="00000000" w:rsidR="00000000" w:rsidRPr="00000000">
        <w:rPr>
          <w:b w:val="1"/>
          <w:bCs w:val="1"/>
          <w:rtl w:val="0"/>
        </w:rPr>
        <w:t xml:space="preserve">Trial Classes:</w:t>
      </w:r>
      <w:r w:rsidDel="00000000" w:rsidR="00000000" w:rsidRPr="00000000">
        <w:rPr>
          <w:rtl w:val="0"/>
        </w:rPr>
        <w:t xml:space="preserve"> Some mentors offer a free trial session. Look for this option in the mentor’s profile before booking.</w:t>
        <w:br w:type="textWrapping"/>
      </w:r>
    </w:p>
    <w:p w:rsidR="00000000" w:rsidDel="00000000" w:rsidP="00000000" w:rsidRDefault="00000000" w:rsidRPr="00000000" w14:paraId="00000043">
      <w:pPr>
        <w:numPr>
          <w:ilvl w:val="0"/>
          <w:numId w:val="33"/>
        </w:numPr>
        <w:spacing w:after="0" w:afterAutospacing="0" w:before="0" w:beforeAutospacing="0" w:lineRule="auto"/>
        <w:ind w:left="720" w:hanging="360"/>
      </w:pPr>
      <w:r w:rsidDel="00000000" w:rsidR="00000000" w:rsidRPr="00000000">
        <w:rPr>
          <w:b w:val="1"/>
          <w:bCs w:val="1"/>
          <w:rtl w:val="0"/>
        </w:rPr>
        <w:t xml:space="preserve">Rescheduling:</w:t>
      </w:r>
      <w:r w:rsidDel="00000000" w:rsidR="00000000" w:rsidRPr="00000000">
        <w:rPr>
          <w:rtl w:val="0"/>
        </w:rPr>
        <w:t xml:space="preserve"> Sessions may only be rescheduled if requested </w:t>
      </w:r>
      <w:r w:rsidDel="00000000" w:rsidR="00000000" w:rsidRPr="00000000">
        <w:rPr>
          <w:b w:val="1"/>
          <w:bCs w:val="1"/>
          <w:rtl w:val="0"/>
        </w:rPr>
        <w:t xml:space="preserve">at least 24 hours before</w:t>
      </w:r>
      <w:r w:rsidDel="00000000" w:rsidR="00000000" w:rsidRPr="00000000">
        <w:rPr>
          <w:rtl w:val="0"/>
        </w:rPr>
        <w:t xml:space="preserve"> the scheduled start time.</w:t>
        <w:br w:type="textWrapping"/>
      </w:r>
    </w:p>
    <w:p w:rsidR="00000000" w:rsidDel="00000000" w:rsidP="00000000" w:rsidRDefault="00000000" w:rsidRPr="00000000" w14:paraId="00000044">
      <w:pPr>
        <w:numPr>
          <w:ilvl w:val="0"/>
          <w:numId w:val="33"/>
        </w:numPr>
        <w:spacing w:after="240" w:before="0" w:beforeAutospacing="0" w:lineRule="auto"/>
        <w:ind w:left="720" w:hanging="360"/>
      </w:pPr>
      <w:r w:rsidDel="00000000" w:rsidR="00000000" w:rsidRPr="00000000">
        <w:rPr>
          <w:b w:val="1"/>
          <w:bCs w:val="1"/>
          <w:rtl w:val="0"/>
        </w:rPr>
        <w:t xml:space="preserve">Cancellations:</w:t>
      </w:r>
      <w:r w:rsidDel="00000000" w:rsidR="00000000" w:rsidRPr="00000000">
        <w:rPr>
          <w:rtl w:val="0"/>
        </w:rPr>
        <w:t xml:space="preserve"> Missed sessions without prior notice may not be refunded or rescheduled, at the mentor’s discretion.</w:t>
        <w:br w:type="textWrapping"/>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4. Confidentiality and Privacy</w:t>
      </w:r>
    </w:p>
    <w:p w:rsidR="00000000" w:rsidDel="00000000" w:rsidP="00000000" w:rsidRDefault="00000000" w:rsidRPr="00000000" w14:paraId="00000046">
      <w:pPr>
        <w:numPr>
          <w:ilvl w:val="0"/>
          <w:numId w:val="80"/>
        </w:numPr>
        <w:spacing w:after="0" w:afterAutospacing="0" w:before="240" w:lineRule="auto"/>
        <w:ind w:left="720" w:hanging="360"/>
      </w:pPr>
      <w:r w:rsidDel="00000000" w:rsidR="00000000" w:rsidRPr="00000000">
        <w:rPr>
          <w:rtl w:val="0"/>
        </w:rPr>
        <w:t xml:space="preserve">Your privacy is important to us. We do not sell or share personal information with third parties.</w:t>
        <w:br w:type="textWrapping"/>
      </w:r>
    </w:p>
    <w:p w:rsidR="00000000" w:rsidDel="00000000" w:rsidP="00000000" w:rsidRDefault="00000000" w:rsidRPr="00000000" w14:paraId="00000047">
      <w:pPr>
        <w:numPr>
          <w:ilvl w:val="0"/>
          <w:numId w:val="80"/>
        </w:numPr>
        <w:spacing w:after="240" w:before="0" w:beforeAutospacing="0" w:lineRule="auto"/>
        <w:ind w:left="720" w:hanging="360"/>
      </w:pPr>
      <w:r w:rsidDel="00000000" w:rsidR="00000000" w:rsidRPr="00000000">
        <w:rPr>
          <w:rtl w:val="0"/>
        </w:rPr>
        <w:t xml:space="preserve">Information you provide is securely stored and used only to improve your learning experience.</w:t>
        <w:br w:type="textWrapping"/>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5. Code of Conduct</w:t>
      </w:r>
    </w:p>
    <w:p w:rsidR="00000000" w:rsidDel="00000000" w:rsidP="00000000" w:rsidRDefault="00000000" w:rsidRPr="00000000" w14:paraId="00000049">
      <w:pPr>
        <w:numPr>
          <w:ilvl w:val="0"/>
          <w:numId w:val="22"/>
        </w:numPr>
        <w:spacing w:after="0" w:afterAutospacing="0" w:before="240" w:lineRule="auto"/>
        <w:ind w:left="720" w:hanging="360"/>
      </w:pPr>
      <w:r w:rsidDel="00000000" w:rsidR="00000000" w:rsidRPr="00000000">
        <w:rPr>
          <w:b w:val="1"/>
          <w:bCs w:val="1"/>
          <w:rtl w:val="0"/>
        </w:rPr>
        <w:t xml:space="preserve">Respectful Engagement:</w:t>
      </w:r>
      <w:r w:rsidDel="00000000" w:rsidR="00000000" w:rsidRPr="00000000">
        <w:rPr>
          <w:rtl w:val="0"/>
        </w:rPr>
        <w:t xml:space="preserve"> Students, parents, and mentors are expected to communicate respectfully and maintain a positive learning environment.</w:t>
        <w:br w:type="textWrapping"/>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b w:val="1"/>
          <w:bCs w:val="1"/>
          <w:rtl w:val="0"/>
        </w:rPr>
        <w:t xml:space="preserve">Preparedness:</w:t>
      </w:r>
      <w:r w:rsidDel="00000000" w:rsidR="00000000" w:rsidRPr="00000000">
        <w:rPr>
          <w:rtl w:val="0"/>
        </w:rPr>
        <w:t xml:space="preserve"> Arrive on time and ready to engage in your sessions.</w:t>
        <w:br w:type="textWrapping"/>
      </w:r>
    </w:p>
    <w:p w:rsidR="00000000" w:rsidDel="00000000" w:rsidP="00000000" w:rsidRDefault="00000000" w:rsidRPr="00000000" w14:paraId="0000004B">
      <w:pPr>
        <w:numPr>
          <w:ilvl w:val="0"/>
          <w:numId w:val="22"/>
        </w:numPr>
        <w:spacing w:after="240" w:before="0" w:beforeAutospacing="0" w:lineRule="auto"/>
        <w:ind w:left="720" w:hanging="360"/>
      </w:pPr>
      <w:r w:rsidDel="00000000" w:rsidR="00000000" w:rsidRPr="00000000">
        <w:rPr>
          <w:b w:val="1"/>
          <w:bCs w:val="1"/>
          <w:rtl w:val="0"/>
        </w:rPr>
        <w:t xml:space="preserve">Platform Use:</w:t>
      </w:r>
      <w:r w:rsidDel="00000000" w:rsidR="00000000" w:rsidRPr="00000000">
        <w:rPr>
          <w:rtl w:val="0"/>
        </w:rPr>
        <w:t xml:space="preserve"> Use your personal dashboard to manage your schedule, view materials, track progress, and communicate with your mentor.</w:t>
        <w:br w:type="textWrapping"/>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6. Refund Policy</w:t>
      </w:r>
    </w:p>
    <w:p w:rsidR="00000000" w:rsidDel="00000000" w:rsidP="00000000" w:rsidRDefault="00000000" w:rsidRPr="00000000" w14:paraId="0000004D">
      <w:pPr>
        <w:numPr>
          <w:ilvl w:val="0"/>
          <w:numId w:val="62"/>
        </w:numPr>
        <w:spacing w:after="0" w:afterAutospacing="0" w:before="240" w:lineRule="auto"/>
        <w:ind w:left="720" w:hanging="360"/>
      </w:pPr>
      <w:r w:rsidDel="00000000" w:rsidR="00000000" w:rsidRPr="00000000">
        <w:rPr>
          <w:rtl w:val="0"/>
        </w:rPr>
        <w:t xml:space="preserve">EmpowerEd Learnings does not process refunds.</w:t>
        <w:br w:type="textWrapping"/>
      </w:r>
    </w:p>
    <w:p w:rsidR="00000000" w:rsidDel="00000000" w:rsidP="00000000" w:rsidRDefault="00000000" w:rsidRPr="00000000" w14:paraId="0000004E">
      <w:pPr>
        <w:numPr>
          <w:ilvl w:val="0"/>
          <w:numId w:val="62"/>
        </w:numPr>
        <w:spacing w:after="0" w:afterAutospacing="0" w:before="0" w:beforeAutospacing="0" w:lineRule="auto"/>
        <w:ind w:left="720" w:hanging="360"/>
      </w:pPr>
      <w:r w:rsidDel="00000000" w:rsidR="00000000" w:rsidRPr="00000000">
        <w:rPr>
          <w:rtl w:val="0"/>
        </w:rPr>
        <w:t xml:space="preserve">Any refund for unused sessions is at the mentor’s sole discretion and must be arranged directly with them.</w:t>
        <w:br w:type="textWrapping"/>
      </w:r>
    </w:p>
    <w:p w:rsidR="00000000" w:rsidDel="00000000" w:rsidP="00000000" w:rsidRDefault="00000000" w:rsidRPr="00000000" w14:paraId="0000004F">
      <w:pPr>
        <w:numPr>
          <w:ilvl w:val="0"/>
          <w:numId w:val="62"/>
        </w:numPr>
        <w:spacing w:after="240" w:before="0" w:beforeAutospacing="0" w:lineRule="auto"/>
        <w:ind w:left="720" w:hanging="360"/>
      </w:pPr>
      <w:r w:rsidDel="00000000" w:rsidR="00000000" w:rsidRPr="00000000">
        <w:rPr>
          <w:rtl w:val="0"/>
        </w:rPr>
        <w:t xml:space="preserve">EmpowerEd Learnings is not responsible for disputes regarding refunds.</w:t>
        <w:br w:type="textWrapping"/>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7. Marketing and Promotional Use</w:t>
      </w:r>
    </w:p>
    <w:p w:rsidR="00000000" w:rsidDel="00000000" w:rsidP="00000000" w:rsidRDefault="00000000" w:rsidRPr="00000000" w14:paraId="00000051">
      <w:pPr>
        <w:numPr>
          <w:ilvl w:val="0"/>
          <w:numId w:val="51"/>
        </w:numPr>
        <w:spacing w:after="240" w:before="240" w:lineRule="auto"/>
        <w:ind w:left="720" w:hanging="360"/>
      </w:pPr>
      <w:r w:rsidDel="00000000" w:rsidR="00000000" w:rsidRPr="00000000">
        <w:rPr>
          <w:rtl w:val="0"/>
        </w:rPr>
        <w:t xml:space="preserve">With your permission, EmpowerEd Learnings may use testimonials, photos, or video content shared by students, parents, or mentors for marketing purposes.</w:t>
        <w:br w:type="textWrapping"/>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8. Limitation of Liability</w:t>
      </w:r>
    </w:p>
    <w:p w:rsidR="00000000" w:rsidDel="00000000" w:rsidP="00000000" w:rsidRDefault="00000000" w:rsidRPr="00000000" w14:paraId="00000053">
      <w:pPr>
        <w:numPr>
          <w:ilvl w:val="0"/>
          <w:numId w:val="44"/>
        </w:numPr>
        <w:spacing w:after="0" w:afterAutospacing="0" w:before="240" w:lineRule="auto"/>
        <w:ind w:left="720" w:hanging="360"/>
      </w:pPr>
      <w:r w:rsidDel="00000000" w:rsidR="00000000" w:rsidRPr="00000000">
        <w:rPr>
          <w:rtl w:val="0"/>
        </w:rPr>
        <w:t xml:space="preserve">EmpowerEd Learnings serves as a facilitator, connecting students with independent mentors.</w:t>
        <w:br w:type="textWrapping"/>
      </w:r>
    </w:p>
    <w:p w:rsidR="00000000" w:rsidDel="00000000" w:rsidP="00000000" w:rsidRDefault="00000000" w:rsidRPr="00000000" w14:paraId="00000054">
      <w:pPr>
        <w:numPr>
          <w:ilvl w:val="0"/>
          <w:numId w:val="44"/>
        </w:numPr>
        <w:spacing w:after="0" w:afterAutospacing="0" w:before="0" w:beforeAutospacing="0" w:lineRule="auto"/>
        <w:ind w:left="720" w:hanging="360"/>
      </w:pPr>
      <w:r w:rsidDel="00000000" w:rsidR="00000000" w:rsidRPr="00000000">
        <w:rPr>
          <w:rtl w:val="0"/>
        </w:rPr>
        <w:t xml:space="preserve">We are not responsible for the content, outcomes, or results of sessions, nor for any damages or losses arising from mentor-student interactions.</w:t>
        <w:br w:type="textWrapping"/>
      </w:r>
    </w:p>
    <w:p w:rsidR="00000000" w:rsidDel="00000000" w:rsidP="00000000" w:rsidRDefault="00000000" w:rsidRPr="00000000" w14:paraId="00000055">
      <w:pPr>
        <w:numPr>
          <w:ilvl w:val="0"/>
          <w:numId w:val="44"/>
        </w:numPr>
        <w:spacing w:after="240" w:before="0" w:beforeAutospacing="0" w:lineRule="auto"/>
        <w:ind w:left="720" w:hanging="360"/>
      </w:pPr>
      <w:r w:rsidDel="00000000" w:rsidR="00000000" w:rsidRPr="00000000">
        <w:rPr>
          <w:rtl w:val="0"/>
        </w:rPr>
        <w:t xml:space="preserve">By using the platform, you acknowledge that mentors are independent contractors and that EmpowerEd Learnings does not control their teaching methods.</w:t>
        <w:br w:type="textWrapping"/>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Acknowledgment</w:t>
        <w:br w:type="textWrapping"/>
      </w:r>
      <w:r w:rsidDel="00000000" w:rsidR="00000000" w:rsidRPr="00000000">
        <w:rPr>
          <w:rtl w:val="0"/>
        </w:rPr>
        <w:t xml:space="preserve"> By accessing or using EmpowerEd Learnings, you agree to these Terms &amp; Conditions. Our mission is to provide a safe, supportive, and empowering space for students to achieve their full potential.</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We look forward to supporting your learning journey!</w:t>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spacing w:after="240" w:before="240" w:lineRule="auto"/>
        <w:ind w:left="720" w:firstLine="0"/>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spacing w:after="240" w:before="240" w:lineRule="auto"/>
        <w:ind w:left="720" w:firstLine="0"/>
        <w:rPr/>
      </w:pP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rPr>
          <w:rtl w:val="0"/>
        </w:rPr>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ind w:left="720" w:firstLine="0"/>
        <w:jc w:val="center"/>
        <w:rPr>
          <w:b w:val="1"/>
          <w:bCs w:val="1"/>
          <w:sz w:val="36"/>
          <w:szCs w:val="36"/>
          <w:u w:val="single"/>
        </w:rPr>
      </w:pPr>
      <w:r w:rsidDel="00000000" w:rsidR="00000000" w:rsidRPr="00000000">
        <w:rPr>
          <w:b w:val="1"/>
          <w:bCs w:val="1"/>
          <w:sz w:val="36"/>
          <w:szCs w:val="36"/>
          <w:u w:val="single"/>
          <w:rtl w:val="0"/>
        </w:rPr>
        <w:t xml:space="preserve">Main page: </w:t>
      </w:r>
    </w:p>
    <w:p w:rsidR="00000000" w:rsidDel="00000000" w:rsidP="00000000" w:rsidRDefault="00000000" w:rsidRPr="00000000" w14:paraId="00000063">
      <w:pPr>
        <w:spacing w:after="240" w:before="240" w:lineRule="auto"/>
        <w:ind w:left="720" w:firstLine="0"/>
        <w:jc w:val="center"/>
        <w:rPr>
          <w:b w:val="1"/>
          <w:bCs w:val="1"/>
          <w:sz w:val="36"/>
          <w:szCs w:val="36"/>
          <w:u w:val="single"/>
        </w:rPr>
      </w:pPr>
      <w:r w:rsidDel="00000000" w:rsidR="00000000" w:rsidRPr="00000000">
        <w:rPr>
          <w:b w:val="1"/>
          <w:bCs w:val="1"/>
          <w:sz w:val="36"/>
          <w:szCs w:val="36"/>
          <w:u w:val="single"/>
          <w:rtl w:val="0"/>
        </w:rPr>
        <w:t xml:space="preserve">EmpowerEd Learnings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"Learn Anything, Succeed Everywhere!"</w:t>
      </w:r>
    </w:p>
    <w:p w:rsidR="00000000" w:rsidDel="00000000" w:rsidP="00000000" w:rsidRDefault="00000000" w:rsidRPr="00000000" w14:paraId="00000066">
      <w:pPr>
        <w:spacing w:after="240" w:before="240" w:lineRule="auto"/>
        <w:rPr>
          <w:sz w:val="26"/>
          <w:szCs w:val="26"/>
          <w:highlight w:val="yellow"/>
        </w:rPr>
      </w:pPr>
      <w:r w:rsidDel="00000000" w:rsidR="00000000" w:rsidRPr="00000000">
        <w:rPr>
          <w:color w:val="1f1f1f"/>
          <w:sz w:val="24"/>
          <w:szCs w:val="24"/>
          <w:highlight w:val="yellow"/>
          <w:rtl w:val="0"/>
        </w:rPr>
        <w:t xml:space="preserve">EmpowerEd Learnings connects you with experts in academic tutoring, skill development, and life or career coaching. Whatever your goal, we have a mentor to empower you on your path to success!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highlight w:val="yellow"/>
        </w:rPr>
      </w:pPr>
      <w:r w:rsidDel="00000000" w:rsidR="00000000" w:rsidRPr="00000000">
        <w:rPr>
          <w:b w:val="1"/>
          <w:bCs w:val="1"/>
          <w:highlight w:val="yellow"/>
          <w:rtl w:val="0"/>
        </w:rPr>
        <w:t xml:space="preserve">Why Choose Empowered Learnings?</w:t>
      </w:r>
    </w:p>
    <w:p w:rsidR="00000000" w:rsidDel="00000000" w:rsidP="00000000" w:rsidRDefault="00000000" w:rsidRPr="00000000" w14:paraId="00000069">
      <w:pPr>
        <w:numPr>
          <w:ilvl w:val="0"/>
          <w:numId w:val="57"/>
        </w:numPr>
        <w:ind w:left="720" w:hanging="360"/>
        <w:rPr>
          <w:u w:val="none"/>
        </w:rPr>
      </w:pPr>
      <w:r w:rsidDel="00000000" w:rsidR="00000000" w:rsidRPr="00000000">
        <w:rPr>
          <w:b w:val="1"/>
          <w:bCs w:val="1"/>
          <w:rtl w:val="0"/>
        </w:rPr>
        <w:t xml:space="preserve">Diverse Mentors:</w:t>
      </w:r>
      <w:r w:rsidDel="00000000" w:rsidR="00000000" w:rsidRPr="00000000">
        <w:rPr>
          <w:rtl w:val="0"/>
        </w:rPr>
        <w:t xml:space="preserve"> We match you with experts who align with your specific needs and goals. Our diverse pool of mentors ensures that you receive the exact support you need.</w:t>
      </w:r>
    </w:p>
    <w:p w:rsidR="00000000" w:rsidDel="00000000" w:rsidP="00000000" w:rsidRDefault="00000000" w:rsidRPr="00000000" w14:paraId="0000006A">
      <w:pPr>
        <w:numPr>
          <w:ilvl w:val="0"/>
          <w:numId w:val="57"/>
        </w:numPr>
        <w:ind w:left="720" w:hanging="360"/>
        <w:rPr>
          <w:u w:val="none"/>
        </w:rPr>
      </w:pPr>
      <w:r w:rsidDel="00000000" w:rsidR="00000000" w:rsidRPr="00000000">
        <w:rPr>
          <w:b w:val="1"/>
          <w:bCs w:val="1"/>
          <w:rtl w:val="0"/>
        </w:rPr>
        <w:t xml:space="preserve">Flexible Learning Options: </w:t>
      </w:r>
      <w:r w:rsidDel="00000000" w:rsidR="00000000" w:rsidRPr="00000000">
        <w:rPr>
          <w:rtl w:val="0"/>
        </w:rPr>
        <w:t xml:space="preserve">Enjoy personalized options including 1:1 live sessions, pre-recorded courses, test prep, and tutorials tailored to your pace and goals.</w:t>
      </w:r>
    </w:p>
    <w:p w:rsidR="00000000" w:rsidDel="00000000" w:rsidP="00000000" w:rsidRDefault="00000000" w:rsidRPr="00000000" w14:paraId="0000006B">
      <w:pPr>
        <w:numPr>
          <w:ilvl w:val="0"/>
          <w:numId w:val="57"/>
        </w:numPr>
        <w:ind w:left="720" w:hanging="360"/>
        <w:rPr>
          <w:u w:val="none"/>
        </w:rPr>
      </w:pPr>
      <w:r w:rsidDel="00000000" w:rsidR="00000000" w:rsidRPr="00000000">
        <w:rPr>
          <w:b w:val="1"/>
          <w:bCs w:val="1"/>
          <w:rtl w:val="0"/>
        </w:rPr>
        <w:t xml:space="preserve">Quality Experience: </w:t>
      </w:r>
      <w:r w:rsidDel="00000000" w:rsidR="00000000" w:rsidRPr="00000000">
        <w:rPr>
          <w:rtl w:val="0"/>
        </w:rPr>
        <w:t xml:space="preserve">Access your mentor’s notes, learning materials, and timely updates through your personal dashboard for an organized and engaging experience.</w:t>
      </w:r>
    </w:p>
    <w:p w:rsidR="00000000" w:rsidDel="00000000" w:rsidP="00000000" w:rsidRDefault="00000000" w:rsidRPr="00000000" w14:paraId="0000006C">
      <w:pPr>
        <w:numPr>
          <w:ilvl w:val="0"/>
          <w:numId w:val="57"/>
        </w:numPr>
        <w:ind w:left="720" w:hanging="360"/>
        <w:rPr>
          <w:u w:val="none"/>
        </w:rPr>
      </w:pPr>
      <w:r w:rsidDel="00000000" w:rsidR="00000000" w:rsidRPr="00000000">
        <w:rPr>
          <w:b w:val="1"/>
          <w:bCs w:val="1"/>
          <w:rtl w:val="0"/>
        </w:rPr>
        <w:t xml:space="preserve">Unlock your Full Potential:</w:t>
      </w:r>
      <w:r w:rsidDel="00000000" w:rsidR="00000000" w:rsidRPr="00000000">
        <w:rPr>
          <w:rtl w:val="0"/>
        </w:rPr>
        <w:t xml:space="preserve"> We support not just your academic and career goals, but also your personal achievements, helping you unlock your full potential in all areas of life.</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b w:val="1"/>
          <w:bCs w:val="1"/>
        </w:rPr>
      </w:pPr>
      <w:r w:rsidDel="00000000" w:rsidR="00000000" w:rsidRPr="00000000">
        <w:rPr>
          <w:b w:val="1"/>
          <w:bCs w:val="1"/>
          <w:rtl w:val="0"/>
        </w:rPr>
        <w:t xml:space="preserve">Get Started Today!</w:t>
      </w:r>
    </w:p>
    <w:p w:rsidR="00000000" w:rsidDel="00000000" w:rsidP="00000000" w:rsidRDefault="00000000" w:rsidRPr="00000000" w14:paraId="0000006F">
      <w:pPr>
        <w:rPr/>
      </w:pPr>
      <w:r w:rsidDel="00000000" w:rsidR="00000000" w:rsidRPr="00000000">
        <w:rPr>
          <w:rtl w:val="0"/>
        </w:rPr>
        <w:t xml:space="preserve">Ready to make a change and achieve your learning or personal development goals? Start by discovering your perfect mentor with EmpowerEd Learnings. Click the button below to get started: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9f9f9" w:val="clear"/>
        <w:ind w:right="3900"/>
        <w:jc w:val="center"/>
        <w:rPr>
          <w:color w:val="8228bb"/>
        </w:rPr>
      </w:pPr>
      <w:r w:rsidDel="00000000" w:rsidR="00000000" w:rsidRPr="00000000">
        <w:rPr>
          <w:color w:val="8228bb"/>
          <w:rtl w:val="0"/>
        </w:rPr>
        <w:t xml:space="preserve">EmpowerEd Learnings goes beyond academics, offering tutoring, life coaching, and skill development.</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f9f9f9" w:val="clear"/>
        <w:spacing w:before="120" w:lineRule="auto"/>
        <w:ind w:right="3900"/>
        <w:jc w:val="center"/>
        <w:rPr/>
      </w:pPr>
      <w:r w:rsidDel="00000000" w:rsidR="00000000" w:rsidRPr="00000000">
        <w:rPr>
          <w:rtl w:val="0"/>
        </w:rPr>
        <w:t xml:space="preserve">Our platform helps students excel in school and thrive </w:t>
      </w:r>
      <w:commentRangeStart w:id="2"/>
      <w:r w:rsidDel="00000000" w:rsidR="00000000" w:rsidRPr="00000000">
        <w:rPr>
          <w:rtl w:val="0"/>
        </w:rPr>
        <w:t xml:space="preserve">in</w:t>
      </w:r>
      <w:commentRangeEnd w:id="2"/>
      <w:r w:rsidDel="00000000" w:rsidR="00000000" w:rsidRPr="00000000">
        <w:commentReference w:id="2"/>
      </w:r>
      <w:r w:rsidDel="00000000" w:rsidR="00000000" w:rsidRPr="00000000">
        <w:rPr>
          <w:rtl w:val="0"/>
        </w:rPr>
        <w:t xml:space="preserve"> life.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hd w:fill="4a148c" w:val="clear"/>
        <w:rPr>
          <w:color w:val="ffffff"/>
        </w:rPr>
      </w:pPr>
      <w:r w:rsidDel="00000000" w:rsidR="00000000" w:rsidRPr="00000000">
        <w:rPr>
          <w:color w:val="ffffff"/>
          <w:rtl w:val="0"/>
        </w:rPr>
        <w:t xml:space="preserve">Find Your Perfect Mentor</w:t>
      </w:r>
    </w:p>
    <w:p w:rsidR="00000000" w:rsidDel="00000000" w:rsidP="00000000" w:rsidRDefault="00000000" w:rsidRPr="00000000" w14:paraId="00000076">
      <w:pPr>
        <w:rPr/>
      </w:pPr>
      <w:commentRangeStart w:id="3"/>
      <w:r w:rsidDel="00000000" w:rsidR="00000000" w:rsidRPr="00000000">
        <w:rPr>
          <w:rtl w:val="0"/>
        </w:rPr>
      </w:r>
    </w:p>
    <w:p w:rsidR="00000000" w:rsidDel="00000000" w:rsidP="00000000" w:rsidRDefault="00000000" w:rsidRPr="00000000" w14:paraId="00000077">
      <w:pPr>
        <w:rPr>
          <w:b w:val="1"/>
          <w:bCs w:val="1"/>
          <w:highlight w:val="yellow"/>
        </w:rPr>
      </w:pPr>
      <w:r w:rsidDel="00000000" w:rsidR="00000000" w:rsidRPr="00000000">
        <w:rPr>
          <w:b w:val="1"/>
          <w:bCs w:val="1"/>
          <w:highlight w:val="yellow"/>
          <w:rtl w:val="0"/>
        </w:rPr>
        <w:t xml:space="preserve">EmpowerED Learnings — The only platform where school success, career skills, and personal growth come together.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highlight w:val="yellow"/>
          <w:rtl w:val="0"/>
        </w:rPr>
        <w:t xml:space="preserve">Find the mentor who’ll help you become your best self.</w:t>
      </w:r>
    </w:p>
    <w:p w:rsidR="00000000" w:rsidDel="00000000" w:rsidP="00000000" w:rsidRDefault="00000000" w:rsidRPr="00000000" w14:paraId="00000079">
      <w:pPr>
        <w:rPr>
          <w:highlight w:val="yellow"/>
        </w:rPr>
      </w:pPr>
      <w:r w:rsidDel="00000000" w:rsidR="00000000" w:rsidRPr="00000000">
        <w:rPr>
          <w:rtl w:val="0"/>
        </w:rPr>
      </w:r>
    </w:p>
    <w:p w:rsidR="00000000" w:rsidDel="00000000" w:rsidP="00000000" w:rsidRDefault="00000000" w:rsidRPr="00000000" w14:paraId="0000007A">
      <w:pPr>
        <w:jc w:val="center"/>
        <w:rPr>
          <w:b w:val="1"/>
          <w:bCs w:val="1"/>
          <w:highlight w:val="yellow"/>
        </w:rPr>
      </w:pPr>
      <w:r w:rsidDel="00000000" w:rsidR="00000000" w:rsidRPr="00000000">
        <w:rPr>
          <w:b w:val="1"/>
          <w:bCs w:val="1"/>
          <w:highlight w:val="yellow"/>
          <w:rtl w:val="0"/>
        </w:rPr>
        <w:t xml:space="preserve">[Find Your Perfect Mentor]</w:t>
      </w:r>
    </w:p>
    <w:p w:rsidR="00000000" w:rsidDel="00000000" w:rsidP="00000000" w:rsidRDefault="00000000" w:rsidRPr="00000000" w14:paraId="0000007B">
      <w:pPr>
        <w:jc w:val="center"/>
        <w:rPr>
          <w:b w:val="1"/>
          <w:bCs w:val="1"/>
          <w:sz w:val="30"/>
          <w:szCs w:val="30"/>
        </w:rPr>
      </w:pPr>
      <w:r w:rsidDel="00000000" w:rsidR="00000000" w:rsidRPr="00000000">
        <w:rPr>
          <w:rtl w:val="0"/>
        </w:rPr>
      </w:r>
    </w:p>
    <w:p w:rsidR="00000000" w:rsidDel="00000000" w:rsidP="00000000" w:rsidRDefault="00000000" w:rsidRPr="00000000" w14:paraId="0000007C">
      <w:pPr>
        <w:jc w:val="center"/>
        <w:rPr>
          <w:b w:val="1"/>
          <w:bCs w:val="1"/>
          <w:sz w:val="30"/>
          <w:szCs w:val="30"/>
        </w:rPr>
      </w:pPr>
      <w:r w:rsidDel="00000000" w:rsidR="00000000" w:rsidRPr="00000000">
        <w:rPr>
          <w:rtl w:val="0"/>
        </w:rPr>
      </w:r>
    </w:p>
    <w:p w:rsidR="00000000" w:rsidDel="00000000" w:rsidP="00000000" w:rsidRDefault="00000000" w:rsidRPr="00000000" w14:paraId="0000007D">
      <w:pPr>
        <w:jc w:val="center"/>
        <w:rPr>
          <w:b w:val="1"/>
          <w:bCs w:val="1"/>
          <w:sz w:val="30"/>
          <w:szCs w:val="30"/>
        </w:rPr>
      </w:pPr>
      <w:r w:rsidDel="00000000" w:rsidR="00000000" w:rsidRPr="00000000">
        <w:rPr>
          <w:rtl w:val="0"/>
        </w:rPr>
      </w:r>
    </w:p>
    <w:p w:rsidR="00000000" w:rsidDel="00000000" w:rsidP="00000000" w:rsidRDefault="00000000" w:rsidRPr="00000000" w14:paraId="0000007E">
      <w:pPr>
        <w:jc w:val="center"/>
        <w:rPr>
          <w:b w:val="1"/>
          <w:bCs w:val="1"/>
          <w:sz w:val="30"/>
          <w:szCs w:val="30"/>
        </w:rPr>
      </w:pPr>
      <w:r w:rsidDel="00000000" w:rsidR="00000000" w:rsidRPr="00000000">
        <w:rPr>
          <w:b w:val="1"/>
          <w:bCs w:val="1"/>
          <w:sz w:val="30"/>
          <w:szCs w:val="30"/>
          <w:rtl w:val="0"/>
        </w:rPr>
        <w:t xml:space="preserve">Landing Page for parents and students:</w:t>
      </w:r>
    </w:p>
    <w:p w:rsidR="00000000" w:rsidDel="00000000" w:rsidP="00000000" w:rsidRDefault="00000000" w:rsidRPr="00000000" w14:paraId="0000007F">
      <w:pPr>
        <w:jc w:val="center"/>
        <w:rPr>
          <w:b w:val="1"/>
          <w:bCs w:val="1"/>
          <w:sz w:val="30"/>
          <w:szCs w:val="30"/>
        </w:rPr>
      </w:pPr>
      <w:r w:rsidDel="00000000" w:rsidR="00000000" w:rsidRPr="00000000">
        <w:rPr>
          <w:rtl w:val="0"/>
        </w:rPr>
      </w:r>
    </w:p>
    <w:p w:rsidR="00000000" w:rsidDel="00000000" w:rsidP="00000000" w:rsidRDefault="00000000" w:rsidRPr="00000000" w14:paraId="00000080">
      <w:pPr>
        <w:jc w:val="center"/>
        <w:rPr>
          <w:b w:val="1"/>
          <w:bCs w:val="1"/>
          <w:sz w:val="30"/>
          <w:szCs w:val="30"/>
        </w:rPr>
      </w:pPr>
      <w:r w:rsidDel="00000000" w:rsidR="00000000" w:rsidRPr="00000000">
        <w:rPr>
          <w:rtl w:val="0"/>
        </w:rPr>
      </w:r>
    </w:p>
    <w:p w:rsidR="00000000" w:rsidDel="00000000" w:rsidP="00000000" w:rsidRDefault="00000000" w:rsidRPr="00000000" w14:paraId="00000081">
      <w:pPr>
        <w:jc w:val="center"/>
        <w:rPr>
          <w:b w:val="1"/>
          <w:bCs w:val="1"/>
          <w:sz w:val="30"/>
          <w:szCs w:val="30"/>
        </w:rPr>
      </w:pPr>
      <w:r w:rsidDel="00000000" w:rsidR="00000000" w:rsidRPr="00000000">
        <w:rPr>
          <w:b w:val="1"/>
          <w:bCs w:val="1"/>
          <w:sz w:val="30"/>
          <w:szCs w:val="30"/>
          <w:rtl w:val="0"/>
        </w:rPr>
        <w:t xml:space="preserve">[Find Your Perfect Mentor] </w:t>
      </w:r>
    </w:p>
    <w:p w:rsidR="00000000" w:rsidDel="00000000" w:rsidP="00000000" w:rsidRDefault="00000000" w:rsidRPr="00000000" w14:paraId="00000082">
      <w:pPr>
        <w:jc w:val="center"/>
        <w:rPr>
          <w:b w:val="1"/>
          <w:bCs w:val="1"/>
          <w:sz w:val="24"/>
          <w:szCs w:val="24"/>
        </w:rPr>
      </w:pPr>
      <w:r w:rsidDel="00000000" w:rsidR="00000000" w:rsidRPr="00000000">
        <w:rPr>
          <w:b w:val="1"/>
          <w:bCs w:val="1"/>
          <w:sz w:val="24"/>
          <w:szCs w:val="24"/>
          <w:rtl w:val="0"/>
        </w:rPr>
        <w:t xml:space="preserve">(Assessment)</w:t>
      </w:r>
    </w:p>
    <w:p w:rsidR="00000000" w:rsidDel="00000000" w:rsidP="00000000" w:rsidRDefault="00000000" w:rsidRPr="00000000" w14:paraId="00000083">
      <w:pPr>
        <w:jc w:val="center"/>
        <w:rPr>
          <w:b w:val="1"/>
          <w:bCs w:val="1"/>
        </w:rPr>
      </w:pPr>
      <w:r w:rsidDel="00000000" w:rsidR="00000000" w:rsidRPr="00000000">
        <w:rPr>
          <w:b w:val="1"/>
          <w:bCs w:val="1"/>
          <w:rtl w:val="0"/>
        </w:rPr>
        <w:t xml:space="preserve">Sample website:</w:t>
      </w:r>
      <w:hyperlink r:id="rId22">
        <w:r w:rsidDel="00000000" w:rsidR="00000000" w:rsidRPr="00000000">
          <w:rPr>
            <w:b w:val="1"/>
            <w:bCs w:val="1"/>
            <w:color w:val="1155cc"/>
            <w:u w:val="single"/>
            <w:rtl w:val="0"/>
          </w:rPr>
          <w:t xml:space="preserve">https://coachbit.com/inquiry</w:t>
        </w:r>
      </w:hyperlink>
      <w:r w:rsidDel="00000000" w:rsidR="00000000" w:rsidRPr="00000000">
        <w:rPr>
          <w:rtl w:val="0"/>
        </w:rPr>
      </w:r>
    </w:p>
    <w:p w:rsidR="00000000" w:rsidDel="00000000" w:rsidP="00000000" w:rsidRDefault="00000000" w:rsidRPr="00000000" w14:paraId="00000084">
      <w:pPr>
        <w:jc w:val="center"/>
        <w:rPr>
          <w:b w:val="1"/>
          <w:bCs w:val="1"/>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To get started, please provide your name and email address: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First Name: </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Last Name : </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Email: </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Once submitted, you'll be guided through a few questions to help us match you with the ideal mentor, coach, or instructor for your needs.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commentRangeStart w:id="4"/>
      <w:r w:rsidDel="00000000" w:rsidR="00000000" w:rsidRPr="00000000">
        <w:rPr>
          <w:b w:val="1"/>
          <w:bCs w:val="1"/>
          <w:rtl w:val="0"/>
        </w:rPr>
        <w:t xml:space="preserve">Questionnaire: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How Can We Assist You Today?</w:t>
      </w:r>
    </w:p>
    <w:p w:rsidR="00000000" w:rsidDel="00000000" w:rsidP="00000000" w:rsidRDefault="00000000" w:rsidRPr="00000000" w14:paraId="00000094">
      <w:pPr>
        <w:rPr/>
      </w:pPr>
      <w:r w:rsidDel="00000000" w:rsidR="00000000" w:rsidRPr="00000000">
        <w:rPr>
          <w:rtl w:val="0"/>
        </w:rPr>
        <w:t xml:space="preserve">Please select the type of help you are seeking: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27"/>
        </w:numPr>
        <w:ind w:left="720" w:hanging="360"/>
        <w:rPr>
          <w:u w:val="none"/>
        </w:rPr>
      </w:pPr>
      <w:r w:rsidDel="00000000" w:rsidR="00000000" w:rsidRPr="00000000">
        <w:rPr>
          <w:b w:val="1"/>
          <w:bCs w:val="1"/>
          <w:shd w:fill="fff2cc" w:val="clear"/>
          <w:rtl w:val="0"/>
        </w:rPr>
        <w:t xml:space="preserve">Academic </w:t>
      </w:r>
      <w:r w:rsidDel="00000000" w:rsidR="00000000" w:rsidRPr="00000000">
        <w:rPr>
          <w:b w:val="1"/>
          <w:bCs w:val="1"/>
          <w:shd w:fill="fff2cc" w:val="clear"/>
          <w:rtl w:val="0"/>
        </w:rPr>
        <w:t xml:space="preserve">Success</w:t>
      </w:r>
      <w:r w:rsidDel="00000000" w:rsidR="00000000" w:rsidRPr="00000000">
        <w:rPr>
          <w:b w:val="1"/>
          <w:bCs w:val="1"/>
          <w:shd w:fill="fff2cc" w:val="clear"/>
          <w:rtl w:val="0"/>
        </w:rPr>
        <w:t xml:space="preserve"> </w:t>
      </w:r>
      <w:r w:rsidDel="00000000" w:rsidR="00000000" w:rsidRPr="00000000">
        <w:rPr>
          <w:rtl w:val="0"/>
        </w:rPr>
        <w:t xml:space="preserve">(From core subjects like Reading, Writing, and Math to advanced topics like Algebra, Geometry, and standardized test preps, our experts guide every learner to success)</w:t>
      </w:r>
    </w:p>
    <w:p w:rsidR="00000000" w:rsidDel="00000000" w:rsidP="00000000" w:rsidRDefault="00000000" w:rsidRPr="00000000" w14:paraId="00000097">
      <w:pPr>
        <w:numPr>
          <w:ilvl w:val="0"/>
          <w:numId w:val="27"/>
        </w:numPr>
        <w:ind w:left="720" w:hanging="360"/>
        <w:rPr>
          <w:u w:val="none"/>
        </w:rPr>
      </w:pPr>
      <w:r w:rsidDel="00000000" w:rsidR="00000000" w:rsidRPr="00000000">
        <w:rPr>
          <w:b w:val="1"/>
          <w:bCs w:val="1"/>
          <w:rtl w:val="0"/>
        </w:rPr>
        <w:t xml:space="preserve">2 Skill Development</w:t>
      </w:r>
      <w:r w:rsidDel="00000000" w:rsidR="00000000" w:rsidRPr="00000000">
        <w:rPr>
          <w:rtl w:val="0"/>
        </w:rPr>
        <w:t xml:space="preserve"> </w:t>
      </w:r>
      <w:r w:rsidDel="00000000" w:rsidR="00000000" w:rsidRPr="00000000">
        <w:rPr>
          <w:highlight w:val="yellow"/>
          <w:rtl w:val="0"/>
        </w:rPr>
        <w:t xml:space="preserve">(Master real-world skills in tech, art, and more to grow professionally from our expert mentors to excel on your path to success)</w:t>
      </w:r>
    </w:p>
    <w:p w:rsidR="00000000" w:rsidDel="00000000" w:rsidP="00000000" w:rsidRDefault="00000000" w:rsidRPr="00000000" w14:paraId="00000098">
      <w:pPr>
        <w:numPr>
          <w:ilvl w:val="0"/>
          <w:numId w:val="27"/>
        </w:numPr>
        <w:ind w:left="720" w:hanging="360"/>
      </w:pPr>
      <w:r w:rsidDel="00000000" w:rsidR="00000000" w:rsidRPr="00000000">
        <w:rPr>
          <w:b w:val="1"/>
          <w:bCs w:val="1"/>
          <w:rtl w:val="0"/>
        </w:rPr>
        <w:t xml:space="preserve">3 </w:t>
      </w:r>
      <w:commentRangeStart w:id="5"/>
      <w:r w:rsidDel="00000000" w:rsidR="00000000" w:rsidRPr="00000000">
        <w:rPr>
          <w:b w:val="1"/>
          <w:bCs w:val="1"/>
          <w:rtl w:val="0"/>
        </w:rPr>
        <w:t xml:space="preserve">Personal Growth </w:t>
      </w:r>
      <w:commentRangeEnd w:id="5"/>
      <w:r w:rsidDel="00000000" w:rsidR="00000000" w:rsidRPr="00000000">
        <w:commentReference w:id="5"/>
      </w:r>
      <w:r w:rsidDel="00000000" w:rsidR="00000000" w:rsidRPr="00000000">
        <w:rPr>
          <w:rtl w:val="0"/>
        </w:rPr>
        <w:t xml:space="preserve"> (</w:t>
      </w:r>
      <w:r w:rsidDel="00000000" w:rsidR="00000000" w:rsidRPr="00000000">
        <w:rPr>
          <w:highlight w:val="yellow"/>
          <w:rtl w:val="0"/>
        </w:rPr>
        <w:t xml:space="preserve">Gain clarity, strengthen emotional intelligence, boost confidence, build soft skills with certified life and career coaches who guide you through personal challenges to lasting success</w:t>
      </w:r>
      <w:r w:rsidDel="00000000" w:rsidR="00000000" w:rsidRPr="00000000">
        <w:rPr>
          <w:rtl w:val="0"/>
        </w:rPr>
        <w:t xml:space="preserve">.)</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If </w:t>
      </w:r>
      <w:r w:rsidDel="00000000" w:rsidR="00000000" w:rsidRPr="00000000">
        <w:rPr>
          <w:b w:val="1"/>
          <w:bCs w:val="1"/>
          <w:rtl w:val="0"/>
        </w:rPr>
        <w:t xml:space="preserve">"Academic</w:t>
      </w:r>
      <w:r w:rsidDel="00000000" w:rsidR="00000000" w:rsidRPr="00000000">
        <w:rPr>
          <w:b w:val="1"/>
          <w:bCs w:val="1"/>
          <w:highlight w:val="yellow"/>
          <w:rtl w:val="0"/>
        </w:rPr>
        <w:t xml:space="preserve"> Success</w:t>
      </w:r>
      <w:r w:rsidDel="00000000" w:rsidR="00000000" w:rsidRPr="00000000">
        <w:rPr>
          <w:b w:val="1"/>
          <w:bCs w:val="1"/>
          <w:rtl w:val="0"/>
        </w:rPr>
        <w:t xml:space="preserve">"</w:t>
      </w:r>
      <w:r w:rsidDel="00000000" w:rsidR="00000000" w:rsidRPr="00000000">
        <w:rPr>
          <w:rtl w:val="0"/>
        </w:rPr>
        <w:t xml:space="preserve"> is selected: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15"/>
        </w:numPr>
        <w:ind w:left="720" w:hanging="360"/>
        <w:rPr>
          <w:u w:val="none"/>
        </w:rPr>
      </w:pPr>
      <w:r w:rsidDel="00000000" w:rsidR="00000000" w:rsidRPr="00000000">
        <w:rPr>
          <w:rtl w:val="0"/>
        </w:rPr>
        <w:t xml:space="preserve">Which grade is the student currently in?</w:t>
      </w:r>
    </w:p>
    <w:p w:rsidR="00000000" w:rsidDel="00000000" w:rsidP="00000000" w:rsidRDefault="00000000" w:rsidRPr="00000000" w14:paraId="0000009F">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numPr>
          <w:ilvl w:val="0"/>
          <w:numId w:val="75"/>
        </w:numPr>
        <w:ind w:left="720" w:hanging="360"/>
        <w:rPr>
          <w:u w:val="none"/>
        </w:rPr>
      </w:pPr>
      <w:r w:rsidDel="00000000" w:rsidR="00000000" w:rsidRPr="00000000">
        <w:rPr>
          <w:rtl w:val="0"/>
        </w:rPr>
        <w:t xml:space="preserve">What is the age of the student?</w:t>
      </w:r>
    </w:p>
    <w:p w:rsidR="00000000" w:rsidDel="00000000" w:rsidP="00000000" w:rsidRDefault="00000000" w:rsidRPr="00000000" w14:paraId="000000A2">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70"/>
        </w:numPr>
        <w:ind w:left="720" w:hanging="360"/>
        <w:rPr>
          <w:u w:val="none"/>
        </w:rPr>
      </w:pPr>
      <w:r w:rsidDel="00000000" w:rsidR="00000000" w:rsidRPr="00000000">
        <w:rPr>
          <w:rtl w:val="0"/>
        </w:rPr>
        <w:t xml:space="preserve">Which subject(s) do you need help with?</w:t>
      </w:r>
    </w:p>
    <w:p w:rsidR="00000000" w:rsidDel="00000000" w:rsidP="00000000" w:rsidRDefault="00000000" w:rsidRPr="00000000" w14:paraId="000000A5">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68"/>
        </w:numPr>
        <w:ind w:left="720" w:hanging="360"/>
        <w:rPr>
          <w:u w:val="none"/>
        </w:rPr>
      </w:pPr>
      <w:r w:rsidDel="00000000" w:rsidR="00000000" w:rsidRPr="00000000">
        <w:rPr>
          <w:rtl w:val="0"/>
        </w:rPr>
        <w:t xml:space="preserve">What is your main goal for hiring a </w:t>
      </w:r>
      <w:r w:rsidDel="00000000" w:rsidR="00000000" w:rsidRPr="00000000">
        <w:rPr>
          <w:highlight w:val="yellow"/>
          <w:rtl w:val="0"/>
        </w:rPr>
        <w:t xml:space="preserve">Mentor</w:t>
      </w:r>
      <w:r w:rsidDel="00000000" w:rsidR="00000000" w:rsidRPr="00000000">
        <w:rPr>
          <w:rtl w:val="0"/>
        </w:rPr>
        <w:t xml:space="preserve">? (select all that apply)</w:t>
      </w:r>
    </w:p>
    <w:p w:rsidR="00000000" w:rsidDel="00000000" w:rsidP="00000000" w:rsidRDefault="00000000" w:rsidRPr="00000000" w14:paraId="000000A8">
      <w:pPr>
        <w:rPr/>
      </w:pPr>
      <w:r w:rsidDel="00000000" w:rsidR="00000000" w:rsidRPr="00000000">
        <w:rPr>
          <w:rtl w:val="0"/>
        </w:rPr>
        <w:t xml:space="preserve">(options: Improve grades, prepare for exams, standardized tests, understand difficult concepts)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30"/>
        </w:numPr>
        <w:ind w:left="720" w:hanging="360"/>
        <w:rPr>
          <w:u w:val="none"/>
        </w:rPr>
      </w:pPr>
      <w:r w:rsidDel="00000000" w:rsidR="00000000" w:rsidRPr="00000000">
        <w:rPr>
          <w:rtl w:val="0"/>
        </w:rPr>
        <w:t xml:space="preserve">How often would you like to meet with your </w:t>
      </w:r>
      <w:r w:rsidDel="00000000" w:rsidR="00000000" w:rsidRPr="00000000">
        <w:rPr>
          <w:highlight w:val="yellow"/>
          <w:rtl w:val="0"/>
        </w:rPr>
        <w:t xml:space="preserve">Mentor</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79"/>
        </w:numPr>
        <w:ind w:left="720" w:hanging="360"/>
        <w:rPr>
          <w:u w:val="none"/>
        </w:rPr>
      </w:pPr>
      <w:r w:rsidDel="00000000" w:rsidR="00000000" w:rsidRPr="00000000">
        <w:rPr>
          <w:rtl w:val="0"/>
        </w:rPr>
        <w:t xml:space="preserve">Once a week </w:t>
      </w:r>
      <w:r w:rsidDel="00000000" w:rsidR="00000000" w:rsidRPr="00000000">
        <w:rPr>
          <w:highlight w:val="yellow"/>
          <w:rtl w:val="0"/>
        </w:rPr>
        <w:t xml:space="preserve">(4 Sessions)</w:t>
      </w:r>
    </w:p>
    <w:p w:rsidR="00000000" w:rsidDel="00000000" w:rsidP="00000000" w:rsidRDefault="00000000" w:rsidRPr="00000000" w14:paraId="000000B1">
      <w:pPr>
        <w:numPr>
          <w:ilvl w:val="0"/>
          <w:numId w:val="79"/>
        </w:numPr>
        <w:ind w:left="720" w:hanging="360"/>
        <w:rPr>
          <w:highlight w:val="yellow"/>
        </w:rPr>
      </w:pPr>
      <w:r w:rsidDel="00000000" w:rsidR="00000000" w:rsidRPr="00000000">
        <w:rPr>
          <w:highlight w:val="yellow"/>
          <w:rtl w:val="0"/>
        </w:rPr>
        <w:t xml:space="preserve">Twice a week (8 Sessions)</w:t>
      </w:r>
    </w:p>
    <w:p w:rsidR="00000000" w:rsidDel="00000000" w:rsidP="00000000" w:rsidRDefault="00000000" w:rsidRPr="00000000" w14:paraId="000000B2">
      <w:pPr>
        <w:ind w:left="720" w:firstLine="0"/>
        <w:rPr>
          <w:highlight w:val="yellow"/>
        </w:rPr>
      </w:pPr>
      <w:r w:rsidDel="00000000" w:rsidR="00000000" w:rsidRPr="00000000">
        <w:rPr>
          <w:rtl w:val="0"/>
        </w:rPr>
      </w:r>
    </w:p>
    <w:p w:rsidR="00000000" w:rsidDel="00000000" w:rsidP="00000000" w:rsidRDefault="00000000" w:rsidRPr="00000000" w14:paraId="000000B3">
      <w:pPr>
        <w:rPr>
          <w:i w:val="1"/>
          <w:iCs w:val="1"/>
          <w:highlight w:val="yellow"/>
        </w:rPr>
      </w:pPr>
      <w:r w:rsidDel="00000000" w:rsidR="00000000" w:rsidRPr="00000000">
        <w:rPr>
          <w:rtl w:val="0"/>
        </w:rPr>
      </w:r>
    </w:p>
    <w:p w:rsidR="00000000" w:rsidDel="00000000" w:rsidP="00000000" w:rsidRDefault="00000000" w:rsidRPr="00000000" w14:paraId="000000B4">
      <w:pPr>
        <w:rPr>
          <w:highlight w:val="yellow"/>
        </w:rPr>
      </w:pPr>
      <w:commentRangeStart w:id="6"/>
      <w:r w:rsidDel="00000000" w:rsidR="00000000" w:rsidRPr="00000000">
        <w:rPr>
          <w:i w:val="1"/>
          <w:iCs w:val="1"/>
          <w:highlight w:val="yellow"/>
          <w:rtl w:val="0"/>
        </w:rPr>
        <w:t xml:space="preserve">Note: Research shows that real progress comes with consistency. We recommend starting with at least 4 Sessions to see meaningful results.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5">
      <w:pPr>
        <w:rPr>
          <w:highlight w:val="yellow"/>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Results:</w:t>
      </w:r>
    </w:p>
    <w:p w:rsidR="00000000" w:rsidDel="00000000" w:rsidP="00000000" w:rsidRDefault="00000000" w:rsidRPr="00000000" w14:paraId="000000B8">
      <w:pPr>
        <w:rPr/>
      </w:pPr>
      <w:r w:rsidDel="00000000" w:rsidR="00000000" w:rsidRPr="00000000">
        <w:rPr>
          <w:rtl w:val="0"/>
        </w:rPr>
        <w:t xml:space="preserve">Based on your answers, here are the </w:t>
      </w:r>
      <w:r w:rsidDel="00000000" w:rsidR="00000000" w:rsidRPr="00000000">
        <w:rPr>
          <w:highlight w:val="yellow"/>
          <w:rtl w:val="0"/>
        </w:rPr>
        <w:t xml:space="preserve">Mentors</w:t>
      </w:r>
      <w:r w:rsidDel="00000000" w:rsidR="00000000" w:rsidRPr="00000000">
        <w:rPr>
          <w:rtl w:val="0"/>
        </w:rPr>
        <w:t xml:space="preserve"> we recommend to help you achieve your desired results:</w:t>
      </w:r>
    </w:p>
    <w:p w:rsidR="00000000" w:rsidDel="00000000" w:rsidP="00000000" w:rsidRDefault="00000000" w:rsidRPr="00000000" w14:paraId="000000B9">
      <w:pPr>
        <w:rPr>
          <w:b w:val="1"/>
          <w:bCs w:val="1"/>
        </w:rPr>
      </w:pPr>
      <w:commentRangeStart w:id="7"/>
      <w:r w:rsidDel="00000000" w:rsidR="00000000" w:rsidRPr="00000000">
        <w:rPr>
          <w:b w:val="1"/>
          <w:bCs w:val="1"/>
          <w:rtl w:val="0"/>
        </w:rPr>
        <w:t xml:space="preserve">[Display the list of </w:t>
      </w:r>
      <w:r w:rsidDel="00000000" w:rsidR="00000000" w:rsidRPr="00000000">
        <w:rPr>
          <w:b w:val="1"/>
          <w:bCs w:val="1"/>
          <w:highlight w:val="yellow"/>
          <w:rtl w:val="0"/>
        </w:rPr>
        <w:t xml:space="preserve">Mentors</w:t>
      </w:r>
      <w:r w:rsidDel="00000000" w:rsidR="00000000" w:rsidRPr="00000000">
        <w:rPr>
          <w:b w:val="1"/>
          <w:bCs w:val="1"/>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If </w:t>
      </w:r>
      <w:r w:rsidDel="00000000" w:rsidR="00000000" w:rsidRPr="00000000">
        <w:rPr>
          <w:b w:val="1"/>
          <w:bCs w:val="1"/>
          <w:rtl w:val="0"/>
        </w:rPr>
        <w:t xml:space="preserve">"Personal Growth "</w:t>
      </w:r>
      <w:r w:rsidDel="00000000" w:rsidR="00000000" w:rsidRPr="00000000">
        <w:rPr>
          <w:rtl w:val="0"/>
        </w:rPr>
        <w:t xml:space="preserve"> is selected: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i w:val="1"/>
          <w:iCs w:val="1"/>
          <w:highlight w:val="yellow"/>
        </w:rPr>
      </w:pPr>
      <w:r w:rsidDel="00000000" w:rsidR="00000000" w:rsidRPr="00000000">
        <w:rPr>
          <w:i w:val="1"/>
          <w:iCs w:val="1"/>
          <w:highlight w:val="yellow"/>
          <w:rtl w:val="0"/>
        </w:rPr>
        <w:t xml:space="preserve">Disclaimer: This category is led by certified life coaches and career counselors who help you build essential soft skills. Please note: this is not therapy or a substitute for mental health treatment.</w:t>
      </w:r>
    </w:p>
    <w:p w:rsidR="00000000" w:rsidDel="00000000" w:rsidP="00000000" w:rsidRDefault="00000000" w:rsidRPr="00000000" w14:paraId="000000BF">
      <w:pPr>
        <w:rPr>
          <w:highlight w:val="yellow"/>
        </w:rPr>
      </w:pPr>
      <w:r w:rsidDel="00000000" w:rsidR="00000000" w:rsidRPr="00000000">
        <w:rPr>
          <w:rtl w:val="0"/>
        </w:rPr>
      </w:r>
    </w:p>
    <w:p w:rsidR="00000000" w:rsidDel="00000000" w:rsidP="00000000" w:rsidRDefault="00000000" w:rsidRPr="00000000" w14:paraId="000000C0">
      <w:pPr>
        <w:numPr>
          <w:ilvl w:val="0"/>
          <w:numId w:val="10"/>
        </w:numPr>
        <w:ind w:left="720" w:hanging="360"/>
        <w:rPr>
          <w:u w:val="none"/>
        </w:rPr>
      </w:pPr>
      <w:r w:rsidDel="00000000" w:rsidR="00000000" w:rsidRPr="00000000">
        <w:rPr>
          <w:rtl w:val="0"/>
        </w:rPr>
        <w:t xml:space="preserve">What is the age of the student?</w:t>
      </w:r>
    </w:p>
    <w:p w:rsidR="00000000" w:rsidDel="00000000" w:rsidP="00000000" w:rsidRDefault="00000000" w:rsidRPr="00000000" w14:paraId="000000C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numPr>
          <w:ilvl w:val="0"/>
          <w:numId w:val="84"/>
        </w:numPr>
        <w:ind w:left="720" w:hanging="360"/>
        <w:rPr>
          <w:u w:val="none"/>
        </w:rPr>
      </w:pPr>
      <w:r w:rsidDel="00000000" w:rsidR="00000000" w:rsidRPr="00000000">
        <w:rPr>
          <w:rtl w:val="0"/>
        </w:rPr>
        <w:t xml:space="preserve">Please indicate the areas where improvement is needed: (select all that apply)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82"/>
        </w:numPr>
        <w:ind w:left="720" w:hanging="360"/>
        <w:rPr>
          <w:u w:val="none"/>
        </w:rPr>
      </w:pPr>
      <w:r w:rsidDel="00000000" w:rsidR="00000000" w:rsidRPr="00000000">
        <w:rPr>
          <w:rtl w:val="0"/>
        </w:rPr>
        <w:t xml:space="preserve">Time Management</w:t>
      </w:r>
    </w:p>
    <w:p w:rsidR="00000000" w:rsidDel="00000000" w:rsidP="00000000" w:rsidRDefault="00000000" w:rsidRPr="00000000" w14:paraId="000000C6">
      <w:pPr>
        <w:numPr>
          <w:ilvl w:val="0"/>
          <w:numId w:val="82"/>
        </w:numPr>
        <w:ind w:left="720" w:hanging="360"/>
        <w:rPr>
          <w:u w:val="none"/>
        </w:rPr>
      </w:pPr>
      <w:r w:rsidDel="00000000" w:rsidR="00000000" w:rsidRPr="00000000">
        <w:rPr>
          <w:rtl w:val="0"/>
        </w:rPr>
        <w:t xml:space="preserve">Communication Skills</w:t>
      </w:r>
    </w:p>
    <w:p w:rsidR="00000000" w:rsidDel="00000000" w:rsidP="00000000" w:rsidRDefault="00000000" w:rsidRPr="00000000" w14:paraId="000000C7">
      <w:pPr>
        <w:numPr>
          <w:ilvl w:val="0"/>
          <w:numId w:val="82"/>
        </w:numPr>
        <w:ind w:left="720" w:hanging="360"/>
        <w:rPr>
          <w:u w:val="none"/>
        </w:rPr>
      </w:pPr>
      <w:r w:rsidDel="00000000" w:rsidR="00000000" w:rsidRPr="00000000">
        <w:rPr>
          <w:rtl w:val="0"/>
        </w:rPr>
        <w:t xml:space="preserve">Emotional Intelligence</w:t>
      </w:r>
    </w:p>
    <w:p w:rsidR="00000000" w:rsidDel="00000000" w:rsidP="00000000" w:rsidRDefault="00000000" w:rsidRPr="00000000" w14:paraId="000000C8">
      <w:pPr>
        <w:numPr>
          <w:ilvl w:val="0"/>
          <w:numId w:val="82"/>
        </w:numPr>
        <w:ind w:left="720" w:hanging="360"/>
        <w:rPr>
          <w:u w:val="none"/>
        </w:rPr>
      </w:pPr>
      <w:r w:rsidDel="00000000" w:rsidR="00000000" w:rsidRPr="00000000">
        <w:rPr>
          <w:rtl w:val="0"/>
        </w:rPr>
        <w:t xml:space="preserve">Self-Motivation</w:t>
      </w:r>
    </w:p>
    <w:p w:rsidR="00000000" w:rsidDel="00000000" w:rsidP="00000000" w:rsidRDefault="00000000" w:rsidRPr="00000000" w14:paraId="000000C9">
      <w:pPr>
        <w:numPr>
          <w:ilvl w:val="0"/>
          <w:numId w:val="82"/>
        </w:numPr>
        <w:ind w:left="720" w:hanging="360"/>
        <w:rPr>
          <w:u w:val="none"/>
        </w:rPr>
      </w:pPr>
      <w:r w:rsidDel="00000000" w:rsidR="00000000" w:rsidRPr="00000000">
        <w:rPr>
          <w:rtl w:val="0"/>
        </w:rPr>
        <w:t xml:space="preserve">Resilience</w:t>
      </w:r>
    </w:p>
    <w:p w:rsidR="00000000" w:rsidDel="00000000" w:rsidP="00000000" w:rsidRDefault="00000000" w:rsidRPr="00000000" w14:paraId="000000CA">
      <w:pPr>
        <w:numPr>
          <w:ilvl w:val="0"/>
          <w:numId w:val="82"/>
        </w:numPr>
        <w:ind w:left="720" w:hanging="360"/>
        <w:rPr>
          <w:u w:val="none"/>
        </w:rPr>
      </w:pPr>
      <w:r w:rsidDel="00000000" w:rsidR="00000000" w:rsidRPr="00000000">
        <w:rPr>
          <w:rtl w:val="0"/>
        </w:rPr>
        <w:t xml:space="preserve">Other: __________</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49"/>
        </w:numPr>
        <w:ind w:left="720" w:hanging="360"/>
        <w:rPr>
          <w:u w:val="none"/>
        </w:rPr>
      </w:pPr>
      <w:r w:rsidDel="00000000" w:rsidR="00000000" w:rsidRPr="00000000">
        <w:rPr>
          <w:rtl w:val="0"/>
        </w:rPr>
        <w:t xml:space="preserve">What is your main goal for hiring a </w:t>
      </w:r>
      <w:r w:rsidDel="00000000" w:rsidR="00000000" w:rsidRPr="00000000">
        <w:rPr>
          <w:highlight w:val="yellow"/>
          <w:rtl w:val="0"/>
        </w:rPr>
        <w:t xml:space="preserve">Mentor? </w:t>
      </w:r>
      <w:r w:rsidDel="00000000" w:rsidR="00000000" w:rsidRPr="00000000">
        <w:rPr>
          <w:rtl w:val="0"/>
        </w:rPr>
        <w:t xml:space="preserve">(select all that apply)</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Option: Develop leadership skills, improve self-confidence, manage academic or work stress)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59"/>
        </w:numPr>
        <w:ind w:left="720" w:hanging="360"/>
        <w:rPr>
          <w:u w:val="none"/>
        </w:rPr>
      </w:pPr>
      <w:r w:rsidDel="00000000" w:rsidR="00000000" w:rsidRPr="00000000">
        <w:rPr>
          <w:rtl w:val="0"/>
        </w:rPr>
        <w:t xml:space="preserve">How often would you like to meet with your Mentor?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79"/>
        </w:numPr>
        <w:ind w:left="720" w:hanging="360"/>
      </w:pPr>
      <w:r w:rsidDel="00000000" w:rsidR="00000000" w:rsidRPr="00000000">
        <w:rPr>
          <w:rtl w:val="0"/>
        </w:rPr>
        <w:t xml:space="preserve">Once a week </w:t>
      </w:r>
      <w:r w:rsidDel="00000000" w:rsidR="00000000" w:rsidRPr="00000000">
        <w:rPr>
          <w:highlight w:val="yellow"/>
          <w:rtl w:val="0"/>
        </w:rPr>
        <w:t xml:space="preserve">(4 Sessions)</w:t>
      </w:r>
    </w:p>
    <w:p w:rsidR="00000000" w:rsidDel="00000000" w:rsidP="00000000" w:rsidRDefault="00000000" w:rsidRPr="00000000" w14:paraId="000000D4">
      <w:pPr>
        <w:numPr>
          <w:ilvl w:val="0"/>
          <w:numId w:val="79"/>
        </w:numPr>
        <w:ind w:left="720" w:hanging="360"/>
        <w:rPr>
          <w:highlight w:val="yellow"/>
        </w:rPr>
      </w:pPr>
      <w:r w:rsidDel="00000000" w:rsidR="00000000" w:rsidRPr="00000000">
        <w:rPr>
          <w:highlight w:val="yellow"/>
          <w:rtl w:val="0"/>
        </w:rPr>
        <w:t xml:space="preserve">Twice a week (8 Sessions)</w:t>
      </w:r>
    </w:p>
    <w:p w:rsidR="00000000" w:rsidDel="00000000" w:rsidP="00000000" w:rsidRDefault="00000000" w:rsidRPr="00000000" w14:paraId="000000D5">
      <w:pPr>
        <w:numPr>
          <w:ilvl w:val="0"/>
          <w:numId w:val="79"/>
        </w:numPr>
        <w:ind w:left="720" w:hanging="360"/>
        <w:rPr>
          <w:highlight w:val="yellow"/>
        </w:rPr>
      </w:pPr>
      <w:r w:rsidDel="00000000" w:rsidR="00000000" w:rsidRPr="00000000">
        <w:rPr>
          <w:highlight w:val="yellow"/>
          <w:rtl w:val="0"/>
        </w:rPr>
        <w:t xml:space="preserve">Three times a week (12 Sessions)</w:t>
      </w:r>
    </w:p>
    <w:p w:rsidR="00000000" w:rsidDel="00000000" w:rsidP="00000000" w:rsidRDefault="00000000" w:rsidRPr="00000000" w14:paraId="000000D6">
      <w:pPr>
        <w:rPr>
          <w:i w:val="1"/>
          <w:iCs w:val="1"/>
          <w:highlight w:val="yellow"/>
        </w:rPr>
      </w:pPr>
      <w:r w:rsidDel="00000000" w:rsidR="00000000" w:rsidRPr="00000000">
        <w:rPr>
          <w:rtl w:val="0"/>
        </w:rPr>
      </w:r>
    </w:p>
    <w:p w:rsidR="00000000" w:rsidDel="00000000" w:rsidP="00000000" w:rsidRDefault="00000000" w:rsidRPr="00000000" w14:paraId="000000D7">
      <w:pPr>
        <w:rPr/>
      </w:pPr>
      <w:commentRangeStart w:id="8"/>
      <w:r w:rsidDel="00000000" w:rsidR="00000000" w:rsidRPr="00000000">
        <w:rPr>
          <w:i w:val="1"/>
          <w:iCs w:val="1"/>
          <w:highlight w:val="yellow"/>
          <w:rtl w:val="0"/>
        </w:rPr>
        <w:t xml:space="preserve">Note: Research shows that real progress comes with consistency. We recommend starting with at least 4 Sessions to see meaningful results.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Results:</w:t>
      </w:r>
    </w:p>
    <w:p w:rsidR="00000000" w:rsidDel="00000000" w:rsidP="00000000" w:rsidRDefault="00000000" w:rsidRPr="00000000" w14:paraId="000000DA">
      <w:pPr>
        <w:rPr/>
      </w:pPr>
      <w:r w:rsidDel="00000000" w:rsidR="00000000" w:rsidRPr="00000000">
        <w:rPr>
          <w:rtl w:val="0"/>
        </w:rPr>
        <w:t xml:space="preserve">Based on your answers, here are the </w:t>
      </w:r>
      <w:r w:rsidDel="00000000" w:rsidR="00000000" w:rsidRPr="00000000">
        <w:rPr>
          <w:highlight w:val="yellow"/>
          <w:rtl w:val="0"/>
        </w:rPr>
        <w:t xml:space="preserve">mentors </w:t>
      </w:r>
      <w:r w:rsidDel="00000000" w:rsidR="00000000" w:rsidRPr="00000000">
        <w:rPr>
          <w:rtl w:val="0"/>
        </w:rPr>
        <w:t xml:space="preserve">we recommend to help you achieve your desired results:</w:t>
      </w:r>
    </w:p>
    <w:p w:rsidR="00000000" w:rsidDel="00000000" w:rsidP="00000000" w:rsidRDefault="00000000" w:rsidRPr="00000000" w14:paraId="000000DB">
      <w:pPr>
        <w:rPr>
          <w:b w:val="1"/>
          <w:bCs w:val="1"/>
        </w:rPr>
      </w:pPr>
      <w:commentRangeStart w:id="9"/>
      <w:r w:rsidDel="00000000" w:rsidR="00000000" w:rsidRPr="00000000">
        <w:rPr>
          <w:b w:val="1"/>
          <w:bCs w:val="1"/>
          <w:rtl w:val="0"/>
        </w:rPr>
        <w:t xml:space="preserve">[Display the list of mentors]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If </w:t>
      </w:r>
      <w:r w:rsidDel="00000000" w:rsidR="00000000" w:rsidRPr="00000000">
        <w:rPr>
          <w:b w:val="1"/>
          <w:bCs w:val="1"/>
          <w:rtl w:val="0"/>
        </w:rPr>
        <w:t xml:space="preserve">"Skill Development"</w:t>
      </w:r>
      <w:r w:rsidDel="00000000" w:rsidR="00000000" w:rsidRPr="00000000">
        <w:rPr>
          <w:rtl w:val="0"/>
        </w:rPr>
        <w:t xml:space="preserve"> is selected:</w:t>
      </w:r>
    </w:p>
    <w:p w:rsidR="00000000" w:rsidDel="00000000" w:rsidP="00000000" w:rsidRDefault="00000000" w:rsidRPr="00000000" w14:paraId="000000DE">
      <w:pPr>
        <w:numPr>
          <w:ilvl w:val="0"/>
          <w:numId w:val="39"/>
        </w:numPr>
        <w:ind w:left="720" w:hanging="360"/>
        <w:rPr>
          <w:u w:val="none"/>
        </w:rPr>
      </w:pPr>
      <w:r w:rsidDel="00000000" w:rsidR="00000000" w:rsidRPr="00000000">
        <w:rPr>
          <w:rtl w:val="0"/>
        </w:rPr>
        <w:t xml:space="preserve">What is the age of the student?</w:t>
      </w:r>
    </w:p>
    <w:p w:rsidR="00000000" w:rsidDel="00000000" w:rsidP="00000000" w:rsidRDefault="00000000" w:rsidRPr="00000000" w14:paraId="000000DF">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numPr>
          <w:ilvl w:val="0"/>
          <w:numId w:val="69"/>
        </w:numPr>
        <w:ind w:left="720" w:hanging="360"/>
        <w:rPr>
          <w:u w:val="none"/>
        </w:rPr>
      </w:pPr>
      <w:r w:rsidDel="00000000" w:rsidR="00000000" w:rsidRPr="00000000">
        <w:rPr>
          <w:rtl w:val="0"/>
        </w:rPr>
        <w:t xml:space="preserve">Which skill would you like to develop or improve?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71"/>
        </w:numPr>
        <w:ind w:left="720" w:hanging="360"/>
        <w:rPr>
          <w:u w:val="none"/>
        </w:rPr>
      </w:pPr>
      <w:r w:rsidDel="00000000" w:rsidR="00000000" w:rsidRPr="00000000">
        <w:rPr>
          <w:rtl w:val="0"/>
        </w:rPr>
        <w:t xml:space="preserve">Coding (e.g., Python, JavaScript, HTML/CSS)</w:t>
      </w:r>
    </w:p>
    <w:p w:rsidR="00000000" w:rsidDel="00000000" w:rsidP="00000000" w:rsidRDefault="00000000" w:rsidRPr="00000000" w14:paraId="000000E4">
      <w:pPr>
        <w:numPr>
          <w:ilvl w:val="0"/>
          <w:numId w:val="71"/>
        </w:numPr>
        <w:ind w:left="720" w:hanging="360"/>
        <w:rPr>
          <w:u w:val="none"/>
        </w:rPr>
      </w:pPr>
      <w:r w:rsidDel="00000000" w:rsidR="00000000" w:rsidRPr="00000000">
        <w:rPr>
          <w:rtl w:val="0"/>
        </w:rPr>
        <w:t xml:space="preserve">Public Speaking</w:t>
      </w:r>
    </w:p>
    <w:p w:rsidR="00000000" w:rsidDel="00000000" w:rsidP="00000000" w:rsidRDefault="00000000" w:rsidRPr="00000000" w14:paraId="000000E5">
      <w:pPr>
        <w:numPr>
          <w:ilvl w:val="0"/>
          <w:numId w:val="71"/>
        </w:numPr>
        <w:ind w:left="720" w:hanging="360"/>
        <w:rPr>
          <w:u w:val="none"/>
        </w:rPr>
      </w:pPr>
      <w:r w:rsidDel="00000000" w:rsidR="00000000" w:rsidRPr="00000000">
        <w:rPr>
          <w:rtl w:val="0"/>
        </w:rPr>
        <w:t xml:space="preserve">Essay Writing (e.g., for college applications, business)</w:t>
      </w:r>
    </w:p>
    <w:p w:rsidR="00000000" w:rsidDel="00000000" w:rsidP="00000000" w:rsidRDefault="00000000" w:rsidRPr="00000000" w14:paraId="000000E6">
      <w:pPr>
        <w:numPr>
          <w:ilvl w:val="0"/>
          <w:numId w:val="71"/>
        </w:numPr>
        <w:ind w:left="720" w:hanging="360"/>
        <w:rPr>
          <w:u w:val="none"/>
        </w:rPr>
      </w:pPr>
      <w:r w:rsidDel="00000000" w:rsidR="00000000" w:rsidRPr="00000000">
        <w:rPr>
          <w:rtl w:val="0"/>
        </w:rPr>
        <w:t xml:space="preserve">Financial Literacy</w:t>
      </w:r>
    </w:p>
    <w:p w:rsidR="00000000" w:rsidDel="00000000" w:rsidP="00000000" w:rsidRDefault="00000000" w:rsidRPr="00000000" w14:paraId="000000E7">
      <w:pPr>
        <w:numPr>
          <w:ilvl w:val="0"/>
          <w:numId w:val="71"/>
        </w:numPr>
        <w:ind w:left="720" w:hanging="360"/>
        <w:rPr>
          <w:u w:val="none"/>
        </w:rPr>
      </w:pPr>
      <w:r w:rsidDel="00000000" w:rsidR="00000000" w:rsidRPr="00000000">
        <w:rPr>
          <w:rtl w:val="0"/>
        </w:rPr>
        <w:t xml:space="preserve">Content Writing</w:t>
      </w:r>
    </w:p>
    <w:p w:rsidR="00000000" w:rsidDel="00000000" w:rsidP="00000000" w:rsidRDefault="00000000" w:rsidRPr="00000000" w14:paraId="000000E8">
      <w:pPr>
        <w:numPr>
          <w:ilvl w:val="0"/>
          <w:numId w:val="71"/>
        </w:numPr>
        <w:ind w:left="720" w:hanging="360"/>
        <w:rPr>
          <w:u w:val="none"/>
        </w:rPr>
      </w:pPr>
      <w:r w:rsidDel="00000000" w:rsidR="00000000" w:rsidRPr="00000000">
        <w:rPr>
          <w:rtl w:val="0"/>
        </w:rPr>
        <w:t xml:space="preserve">Digital Marketing</w:t>
      </w:r>
    </w:p>
    <w:p w:rsidR="00000000" w:rsidDel="00000000" w:rsidP="00000000" w:rsidRDefault="00000000" w:rsidRPr="00000000" w14:paraId="000000E9">
      <w:pPr>
        <w:numPr>
          <w:ilvl w:val="0"/>
          <w:numId w:val="71"/>
        </w:numPr>
        <w:ind w:left="720" w:hanging="360"/>
        <w:rPr>
          <w:u w:val="none"/>
        </w:rPr>
      </w:pPr>
      <w:r w:rsidDel="00000000" w:rsidR="00000000" w:rsidRPr="00000000">
        <w:rPr>
          <w:rtl w:val="0"/>
        </w:rPr>
        <w:t xml:space="preserve">Music (e.g., guitar, piano, vocals)</w:t>
      </w:r>
    </w:p>
    <w:p w:rsidR="00000000" w:rsidDel="00000000" w:rsidP="00000000" w:rsidRDefault="00000000" w:rsidRPr="00000000" w14:paraId="000000EA">
      <w:pPr>
        <w:numPr>
          <w:ilvl w:val="0"/>
          <w:numId w:val="71"/>
        </w:numPr>
        <w:ind w:left="720" w:hanging="360"/>
        <w:rPr>
          <w:u w:val="none"/>
        </w:rPr>
      </w:pPr>
      <w:r w:rsidDel="00000000" w:rsidR="00000000" w:rsidRPr="00000000">
        <w:rPr>
          <w:rtl w:val="0"/>
        </w:rPr>
        <w:t xml:space="preserve">Art (e.g., painting, drawing, digital art)</w:t>
      </w:r>
    </w:p>
    <w:p w:rsidR="00000000" w:rsidDel="00000000" w:rsidP="00000000" w:rsidRDefault="00000000" w:rsidRPr="00000000" w14:paraId="000000EB">
      <w:pPr>
        <w:numPr>
          <w:ilvl w:val="0"/>
          <w:numId w:val="71"/>
        </w:numPr>
        <w:ind w:left="720" w:hanging="360"/>
        <w:rPr>
          <w:u w:val="none"/>
        </w:rPr>
      </w:pPr>
      <w:r w:rsidDel="00000000" w:rsidR="00000000" w:rsidRPr="00000000">
        <w:rPr>
          <w:rtl w:val="0"/>
        </w:rPr>
        <w:t xml:space="preserve">Other [Please specify: ____________]</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64"/>
        </w:numPr>
        <w:ind w:left="720" w:hanging="360"/>
        <w:rPr>
          <w:u w:val="none"/>
        </w:rPr>
      </w:pPr>
      <w:r w:rsidDel="00000000" w:rsidR="00000000" w:rsidRPr="00000000">
        <w:rPr>
          <w:rtl w:val="0"/>
        </w:rPr>
        <w:t xml:space="preserve">What is your current proficiency level in this skill?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76"/>
        </w:numPr>
        <w:ind w:left="720" w:hanging="360"/>
        <w:rPr>
          <w:u w:val="none"/>
        </w:rPr>
      </w:pPr>
      <w:r w:rsidDel="00000000" w:rsidR="00000000" w:rsidRPr="00000000">
        <w:rPr>
          <w:rtl w:val="0"/>
        </w:rPr>
        <w:t xml:space="preserve">Beginner</w:t>
      </w:r>
    </w:p>
    <w:p w:rsidR="00000000" w:rsidDel="00000000" w:rsidP="00000000" w:rsidRDefault="00000000" w:rsidRPr="00000000" w14:paraId="000000F0">
      <w:pPr>
        <w:numPr>
          <w:ilvl w:val="0"/>
          <w:numId w:val="76"/>
        </w:numPr>
        <w:ind w:left="720" w:hanging="360"/>
        <w:rPr>
          <w:u w:val="none"/>
        </w:rPr>
      </w:pPr>
      <w:r w:rsidDel="00000000" w:rsidR="00000000" w:rsidRPr="00000000">
        <w:rPr>
          <w:rtl w:val="0"/>
        </w:rPr>
        <w:t xml:space="preserve">Intermediate</w:t>
      </w:r>
    </w:p>
    <w:p w:rsidR="00000000" w:rsidDel="00000000" w:rsidP="00000000" w:rsidRDefault="00000000" w:rsidRPr="00000000" w14:paraId="000000F1">
      <w:pPr>
        <w:numPr>
          <w:ilvl w:val="0"/>
          <w:numId w:val="76"/>
        </w:numPr>
        <w:ind w:left="720" w:hanging="360"/>
        <w:rPr>
          <w:u w:val="none"/>
        </w:rPr>
      </w:pPr>
      <w:r w:rsidDel="00000000" w:rsidR="00000000" w:rsidRPr="00000000">
        <w:rPr>
          <w:rtl w:val="0"/>
        </w:rPr>
        <w:t xml:space="preserve">Advanced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What is your main goal for hiring a </w:t>
      </w:r>
      <w:r w:rsidDel="00000000" w:rsidR="00000000" w:rsidRPr="00000000">
        <w:rPr>
          <w:highlight w:val="yellow"/>
          <w:rtl w:val="0"/>
        </w:rPr>
        <w:t xml:space="preserve">Mentor? </w:t>
      </w:r>
      <w:r w:rsidDel="00000000" w:rsidR="00000000" w:rsidRPr="00000000">
        <w:rPr>
          <w:rtl w:val="0"/>
        </w:rPr>
        <w:t xml:space="preserve">(select all that apply)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32"/>
        </w:numPr>
        <w:ind w:left="720" w:hanging="360"/>
        <w:rPr>
          <w:u w:val="none"/>
        </w:rPr>
      </w:pPr>
      <w:r w:rsidDel="00000000" w:rsidR="00000000" w:rsidRPr="00000000">
        <w:rPr>
          <w:rtl w:val="0"/>
        </w:rPr>
        <w:t xml:space="preserve">Career Advancement</w:t>
      </w:r>
    </w:p>
    <w:p w:rsidR="00000000" w:rsidDel="00000000" w:rsidP="00000000" w:rsidRDefault="00000000" w:rsidRPr="00000000" w14:paraId="000000F6">
      <w:pPr>
        <w:numPr>
          <w:ilvl w:val="0"/>
          <w:numId w:val="32"/>
        </w:numPr>
        <w:ind w:left="720" w:hanging="360"/>
        <w:rPr>
          <w:u w:val="none"/>
        </w:rPr>
      </w:pPr>
      <w:r w:rsidDel="00000000" w:rsidR="00000000" w:rsidRPr="00000000">
        <w:rPr>
          <w:rtl w:val="0"/>
        </w:rPr>
        <w:t xml:space="preserve">Academic improvement</w:t>
      </w:r>
    </w:p>
    <w:p w:rsidR="00000000" w:rsidDel="00000000" w:rsidP="00000000" w:rsidRDefault="00000000" w:rsidRPr="00000000" w14:paraId="000000F7">
      <w:pPr>
        <w:numPr>
          <w:ilvl w:val="0"/>
          <w:numId w:val="32"/>
        </w:numPr>
        <w:ind w:left="720" w:hanging="360"/>
        <w:rPr>
          <w:u w:val="none"/>
        </w:rPr>
      </w:pPr>
      <w:r w:rsidDel="00000000" w:rsidR="00000000" w:rsidRPr="00000000">
        <w:rPr>
          <w:rtl w:val="0"/>
        </w:rPr>
        <w:t xml:space="preserve">Personal development</w:t>
      </w:r>
    </w:p>
    <w:p w:rsidR="00000000" w:rsidDel="00000000" w:rsidP="00000000" w:rsidRDefault="00000000" w:rsidRPr="00000000" w14:paraId="000000F8">
      <w:pPr>
        <w:numPr>
          <w:ilvl w:val="0"/>
          <w:numId w:val="32"/>
        </w:numPr>
        <w:ind w:left="720" w:hanging="360"/>
        <w:rPr>
          <w:u w:val="none"/>
        </w:rPr>
      </w:pPr>
      <w:r w:rsidDel="00000000" w:rsidR="00000000" w:rsidRPr="00000000">
        <w:rPr>
          <w:rtl w:val="0"/>
        </w:rPr>
        <w:t xml:space="preserve">Hobby or leisure</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66"/>
        </w:numPr>
        <w:ind w:left="720" w:hanging="360"/>
        <w:rPr>
          <w:u w:val="none"/>
        </w:rPr>
      </w:pPr>
      <w:r w:rsidDel="00000000" w:rsidR="00000000" w:rsidRPr="00000000">
        <w:rPr>
          <w:rtl w:val="0"/>
        </w:rPr>
        <w:t xml:space="preserve">How often would you like to meet with your Mentor?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79"/>
        </w:numPr>
        <w:ind w:left="720" w:hanging="360"/>
      </w:pPr>
      <w:r w:rsidDel="00000000" w:rsidR="00000000" w:rsidRPr="00000000">
        <w:rPr>
          <w:rtl w:val="0"/>
        </w:rPr>
        <w:t xml:space="preserve">Once a week </w:t>
      </w:r>
      <w:r w:rsidDel="00000000" w:rsidR="00000000" w:rsidRPr="00000000">
        <w:rPr>
          <w:highlight w:val="yellow"/>
          <w:rtl w:val="0"/>
        </w:rPr>
        <w:t xml:space="preserve">(4 Sessions)</w:t>
      </w:r>
    </w:p>
    <w:p w:rsidR="00000000" w:rsidDel="00000000" w:rsidP="00000000" w:rsidRDefault="00000000" w:rsidRPr="00000000" w14:paraId="000000FF">
      <w:pPr>
        <w:numPr>
          <w:ilvl w:val="0"/>
          <w:numId w:val="79"/>
        </w:numPr>
        <w:ind w:left="720" w:hanging="360"/>
        <w:rPr>
          <w:highlight w:val="yellow"/>
        </w:rPr>
      </w:pPr>
      <w:r w:rsidDel="00000000" w:rsidR="00000000" w:rsidRPr="00000000">
        <w:rPr>
          <w:highlight w:val="yellow"/>
          <w:rtl w:val="0"/>
        </w:rPr>
        <w:t xml:space="preserve">Twice a week (8 Sessions)</w:t>
      </w:r>
    </w:p>
    <w:p w:rsidR="00000000" w:rsidDel="00000000" w:rsidP="00000000" w:rsidRDefault="00000000" w:rsidRPr="00000000" w14:paraId="00000100">
      <w:pPr>
        <w:numPr>
          <w:ilvl w:val="0"/>
          <w:numId w:val="79"/>
        </w:numPr>
        <w:ind w:left="720" w:hanging="360"/>
        <w:rPr>
          <w:highlight w:val="yellow"/>
        </w:rPr>
      </w:pPr>
      <w:r w:rsidDel="00000000" w:rsidR="00000000" w:rsidRPr="00000000">
        <w:rPr>
          <w:highlight w:val="yellow"/>
          <w:rtl w:val="0"/>
        </w:rPr>
        <w:t xml:space="preserve">Three times a week (12 Sessions)</w:t>
      </w:r>
    </w:p>
    <w:p w:rsidR="00000000" w:rsidDel="00000000" w:rsidP="00000000" w:rsidRDefault="00000000" w:rsidRPr="00000000" w14:paraId="00000101">
      <w:pPr>
        <w:rPr>
          <w:i w:val="1"/>
          <w:iCs w:val="1"/>
          <w:highlight w:val="yellow"/>
        </w:rPr>
      </w:pPr>
      <w:r w:rsidDel="00000000" w:rsidR="00000000" w:rsidRPr="00000000">
        <w:rPr>
          <w:rtl w:val="0"/>
        </w:rPr>
      </w:r>
    </w:p>
    <w:p w:rsidR="00000000" w:rsidDel="00000000" w:rsidP="00000000" w:rsidRDefault="00000000" w:rsidRPr="00000000" w14:paraId="00000102">
      <w:pPr>
        <w:rPr>
          <w:highlight w:val="yellow"/>
        </w:rPr>
      </w:pPr>
      <w:commentRangeStart w:id="10"/>
      <w:r w:rsidDel="00000000" w:rsidR="00000000" w:rsidRPr="00000000">
        <w:rPr>
          <w:i w:val="1"/>
          <w:iCs w:val="1"/>
          <w:highlight w:val="yellow"/>
          <w:rtl w:val="0"/>
        </w:rPr>
        <w:t xml:space="preserve">Note: Research shows that real progress comes with consistency. We recommend starting with at least 4 Sessions to see meaningful results.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Results:</w:t>
      </w:r>
    </w:p>
    <w:p w:rsidR="00000000" w:rsidDel="00000000" w:rsidP="00000000" w:rsidRDefault="00000000" w:rsidRPr="00000000" w14:paraId="00000106">
      <w:pPr>
        <w:rPr/>
      </w:pPr>
      <w:r w:rsidDel="00000000" w:rsidR="00000000" w:rsidRPr="00000000">
        <w:rPr>
          <w:rtl w:val="0"/>
        </w:rPr>
        <w:t xml:space="preserve">Based on your answers, here are the Mentors we recommend to help you achieve your desired results:</w:t>
      </w:r>
    </w:p>
    <w:p w:rsidR="00000000" w:rsidDel="00000000" w:rsidP="00000000" w:rsidRDefault="00000000" w:rsidRPr="00000000" w14:paraId="00000107">
      <w:pPr>
        <w:rPr>
          <w:b w:val="1"/>
          <w:bCs w:val="1"/>
        </w:rPr>
      </w:pPr>
      <w:r w:rsidDel="00000000" w:rsidR="00000000" w:rsidRPr="00000000">
        <w:rPr>
          <w:b w:val="1"/>
          <w:bCs w:val="1"/>
          <w:rtl w:val="0"/>
        </w:rPr>
        <w:t xml:space="preserve">[Display the list of instructors]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jc w:val="center"/>
        <w:rPr>
          <w:b w:val="1"/>
          <w:bCs w:val="1"/>
          <w:sz w:val="36"/>
          <w:szCs w:val="36"/>
          <w:highlight w:val="yellow"/>
        </w:rPr>
      </w:pPr>
      <w:r w:rsidDel="00000000" w:rsidR="00000000" w:rsidRPr="00000000">
        <w:rPr>
          <w:b w:val="1"/>
          <w:bCs w:val="1"/>
          <w:sz w:val="36"/>
          <w:szCs w:val="36"/>
          <w:highlight w:val="yellow"/>
          <w:rtl w:val="0"/>
        </w:rPr>
        <w:t xml:space="preserve">FAQs for Students and Parents</w:t>
      </w:r>
      <w:r w:rsidDel="00000000" w:rsidR="00000000" w:rsidRPr="00000000">
        <w:rPr>
          <w:rtl w:val="0"/>
        </w:rPr>
      </w:r>
    </w:p>
    <w:p w:rsidR="00000000" w:rsidDel="00000000" w:rsidP="00000000" w:rsidRDefault="00000000" w:rsidRPr="00000000" w14:paraId="0000011C">
      <w:pPr>
        <w:jc w:val="center"/>
        <w:rPr>
          <w:b w:val="1"/>
          <w:bCs w:val="1"/>
          <w:sz w:val="36"/>
          <w:szCs w:val="36"/>
          <w:highlight w:val="yellow"/>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How does EmpowerEd Learnings work?</w:t>
      </w:r>
    </w:p>
    <w:p w:rsidR="00000000" w:rsidDel="00000000" w:rsidP="00000000" w:rsidRDefault="00000000" w:rsidRPr="00000000" w14:paraId="0000011E">
      <w:pPr>
        <w:rPr/>
      </w:pPr>
      <w:r w:rsidDel="00000000" w:rsidR="00000000" w:rsidRPr="00000000">
        <w:rPr>
          <w:rtl w:val="0"/>
        </w:rPr>
        <w:t xml:space="preserve">We connect students with expert mentors in three categories:</w:t>
      </w:r>
      <w:r w:rsidDel="00000000" w:rsidR="00000000" w:rsidRPr="00000000">
        <w:rPr>
          <w:rtl w:val="0"/>
        </w:rPr>
        <w:t xml:space="preserve"> </w:t>
      </w:r>
      <w:r w:rsidDel="00000000" w:rsidR="00000000" w:rsidRPr="00000000">
        <w:rPr>
          <w:b w:val="1"/>
          <w:bCs w:val="1"/>
          <w:rtl w:val="0"/>
        </w:rPr>
        <w:t xml:space="preserve">Academic Success, Skill Development, and Personal Growth</w:t>
      </w:r>
      <w:r w:rsidDel="00000000" w:rsidR="00000000" w:rsidRPr="00000000">
        <w:rPr>
          <w:rtl w:val="0"/>
        </w:rPr>
        <w:t xml:space="preserve">.</w:t>
      </w:r>
      <w:r w:rsidDel="00000000" w:rsidR="00000000" w:rsidRPr="00000000">
        <w:rPr>
          <w:rtl w:val="0"/>
        </w:rPr>
        <w:t xml:space="preserve"> Choose your mentor, select a schedule that works for you, and enjoy personalized learning with flexible options.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What types of mentors are available on EmpowerEd Learnings?</w:t>
      </w:r>
    </w:p>
    <w:p w:rsidR="00000000" w:rsidDel="00000000" w:rsidP="00000000" w:rsidRDefault="00000000" w:rsidRPr="00000000" w14:paraId="00000121">
      <w:pPr>
        <w:rPr/>
      </w:pPr>
      <w:r w:rsidDel="00000000" w:rsidR="00000000" w:rsidRPr="00000000">
        <w:rPr>
          <w:rtl w:val="0"/>
        </w:rPr>
        <w:t xml:space="preserve">We offer a diverse range of mentors specializing in academic Success, skill development, and personal growth. Whether you need help with core subjects, personal growth, or mastering a new skill, we have the right expert for you.</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How do I get charged?</w:t>
      </w:r>
    </w:p>
    <w:p w:rsidR="00000000" w:rsidDel="00000000" w:rsidP="00000000" w:rsidRDefault="00000000" w:rsidRPr="00000000" w14:paraId="00000124">
      <w:pPr>
        <w:rPr/>
      </w:pPr>
      <w:r w:rsidDel="00000000" w:rsidR="00000000" w:rsidRPr="00000000">
        <w:rPr>
          <w:rtl w:val="0"/>
        </w:rPr>
        <w:t xml:space="preserve">All mentors on the platform offer three tiers of sessions: once a week, twice a week, or three times a week. You can select the option that best fits your learning needs.  Payments are billed </w:t>
      </w:r>
      <w:r w:rsidDel="00000000" w:rsidR="00000000" w:rsidRPr="00000000">
        <w:rPr>
          <w:b w:val="1"/>
          <w:bCs w:val="1"/>
          <w:rtl w:val="0"/>
        </w:rPr>
        <w:t xml:space="preserve">weekly</w:t>
      </w:r>
      <w:r w:rsidDel="00000000" w:rsidR="00000000" w:rsidRPr="00000000">
        <w:rPr>
          <w:rtl w:val="0"/>
        </w:rPr>
        <w:t xml:space="preserve"> on a recurring basis through our secure Stripe system.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What payment methods are accepted?</w:t>
      </w:r>
    </w:p>
    <w:p w:rsidR="00000000" w:rsidDel="00000000" w:rsidP="00000000" w:rsidRDefault="00000000" w:rsidRPr="00000000" w14:paraId="00000127">
      <w:pPr>
        <w:rPr/>
      </w:pPr>
      <w:r w:rsidDel="00000000" w:rsidR="00000000" w:rsidRPr="00000000">
        <w:rPr>
          <w:rtl w:val="0"/>
        </w:rPr>
        <w:t xml:space="preserve">We accept all major credit and debit cards through our secure payment gateway, including Visa, MasterCard, and American Express.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Are my payments secure?</w:t>
      </w:r>
    </w:p>
    <w:p w:rsidR="00000000" w:rsidDel="00000000" w:rsidP="00000000" w:rsidRDefault="00000000" w:rsidRPr="00000000" w14:paraId="0000012A">
      <w:pPr>
        <w:rPr/>
      </w:pPr>
      <w:r w:rsidDel="00000000" w:rsidR="00000000" w:rsidRPr="00000000">
        <w:rPr>
          <w:rtl w:val="0"/>
        </w:rPr>
        <w:t xml:space="preserve">Yes. All payments are securely processed through Stripe, and you can track them at any time in your dashboard.</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commentRangeStart w:id="11"/>
      <w:r w:rsidDel="00000000" w:rsidR="00000000" w:rsidRPr="00000000">
        <w:rPr>
          <w:b w:val="1"/>
          <w:bCs w:val="1"/>
          <w:rtl w:val="0"/>
        </w:rPr>
        <w:t xml:space="preserve">Can I cancel my payments at any time?</w:t>
      </w:r>
    </w:p>
    <w:p w:rsidR="00000000" w:rsidDel="00000000" w:rsidP="00000000" w:rsidRDefault="00000000" w:rsidRPr="00000000" w14:paraId="0000012D">
      <w:pPr>
        <w:rPr/>
      </w:pPr>
      <w:commentRangeEnd w:id="11"/>
      <w:r w:rsidDel="00000000" w:rsidR="00000000" w:rsidRPr="00000000">
        <w:commentReference w:id="11"/>
      </w:r>
      <w:r w:rsidDel="00000000" w:rsidR="00000000" w:rsidRPr="00000000">
        <w:rPr>
          <w:rtl w:val="0"/>
        </w:rPr>
        <w:t xml:space="preserve">Yes. Cancel anytime through your dashboard. To avoid the next week’s charge, cancel at least </w:t>
      </w:r>
      <w:r w:rsidDel="00000000" w:rsidR="00000000" w:rsidRPr="00000000">
        <w:rPr>
          <w:b w:val="1"/>
          <w:bCs w:val="1"/>
          <w:rtl w:val="0"/>
        </w:rPr>
        <w:t xml:space="preserve">24 hours before</w:t>
      </w:r>
      <w:r w:rsidDel="00000000" w:rsidR="00000000" w:rsidRPr="00000000">
        <w:rPr>
          <w:rtl w:val="0"/>
        </w:rPr>
        <w:t xml:space="preserve"> your next billing date.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Can I try a free session before committing?</w:t>
      </w:r>
    </w:p>
    <w:p w:rsidR="00000000" w:rsidDel="00000000" w:rsidP="00000000" w:rsidRDefault="00000000" w:rsidRPr="00000000" w14:paraId="00000130">
      <w:pPr>
        <w:rPr/>
      </w:pPr>
      <w:r w:rsidDel="00000000" w:rsidR="00000000" w:rsidRPr="00000000">
        <w:rPr>
          <w:rtl w:val="0"/>
        </w:rPr>
        <w:t xml:space="preserve">Some mentors offer a </w:t>
      </w:r>
      <w:r w:rsidDel="00000000" w:rsidR="00000000" w:rsidRPr="00000000">
        <w:rPr>
          <w:b w:val="1"/>
          <w:bCs w:val="1"/>
          <w:rtl w:val="0"/>
        </w:rPr>
        <w:t xml:space="preserve">free trial session</w:t>
      </w:r>
      <w:r w:rsidDel="00000000" w:rsidR="00000000" w:rsidRPr="00000000">
        <w:rPr>
          <w:rtl w:val="0"/>
        </w:rPr>
        <w:t xml:space="preserve"> so you can experience their teaching style before committing. Check the mentor’s profile for availability.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Why should I sign up for at least 4 Sessions?</w:t>
      </w:r>
    </w:p>
    <w:p w:rsidR="00000000" w:rsidDel="00000000" w:rsidP="00000000" w:rsidRDefault="00000000" w:rsidRPr="00000000" w14:paraId="00000133">
      <w:pPr>
        <w:rPr/>
      </w:pPr>
      <w:r w:rsidDel="00000000" w:rsidR="00000000" w:rsidRPr="00000000">
        <w:rPr>
          <w:rtl w:val="0"/>
        </w:rPr>
        <w:t xml:space="preserve">Consistency is key to progress. Research shows that </w:t>
      </w:r>
      <w:r w:rsidDel="00000000" w:rsidR="00000000" w:rsidRPr="00000000">
        <w:rPr>
          <w:b w:val="1"/>
          <w:bCs w:val="1"/>
          <w:rtl w:val="0"/>
        </w:rPr>
        <w:t xml:space="preserve">a minimum of 4 sessions</w:t>
      </w:r>
      <w:r w:rsidDel="00000000" w:rsidR="00000000" w:rsidRPr="00000000">
        <w:rPr>
          <w:rtl w:val="0"/>
        </w:rPr>
        <w:t xml:space="preserve"> helps build momentum and deliver better results. Our flexible weekly options make it easy to stay committed.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What features does my personal dashboard include?</w:t>
      </w:r>
    </w:p>
    <w:p w:rsidR="00000000" w:rsidDel="00000000" w:rsidP="00000000" w:rsidRDefault="00000000" w:rsidRPr="00000000" w14:paraId="00000137">
      <w:pPr>
        <w:rPr/>
      </w:pPr>
      <w:r w:rsidDel="00000000" w:rsidR="00000000" w:rsidRPr="00000000">
        <w:rPr>
          <w:rtl w:val="0"/>
        </w:rPr>
        <w:t xml:space="preserve">Once you sign up, your dashboard provides tools to enhance your learning experience, including:</w:t>
      </w:r>
    </w:p>
    <w:p w:rsidR="00000000" w:rsidDel="00000000" w:rsidP="00000000" w:rsidRDefault="00000000" w:rsidRPr="00000000" w14:paraId="00000138">
      <w:pPr>
        <w:numPr>
          <w:ilvl w:val="0"/>
          <w:numId w:val="23"/>
        </w:numPr>
        <w:ind w:left="720" w:hanging="360"/>
        <w:rPr>
          <w:u w:val="none"/>
        </w:rPr>
      </w:pPr>
      <w:r w:rsidDel="00000000" w:rsidR="00000000" w:rsidRPr="00000000">
        <w:rPr>
          <w:rtl w:val="0"/>
        </w:rPr>
        <w:t xml:space="preserve">Scheduling and rescheduling sessions</w:t>
      </w:r>
    </w:p>
    <w:p w:rsidR="00000000" w:rsidDel="00000000" w:rsidP="00000000" w:rsidRDefault="00000000" w:rsidRPr="00000000" w14:paraId="00000139">
      <w:pPr>
        <w:numPr>
          <w:ilvl w:val="0"/>
          <w:numId w:val="23"/>
        </w:numPr>
        <w:ind w:left="720" w:hanging="360"/>
        <w:rPr>
          <w:u w:val="none"/>
        </w:rPr>
      </w:pPr>
      <w:r w:rsidDel="00000000" w:rsidR="00000000" w:rsidRPr="00000000">
        <w:rPr>
          <w:rtl w:val="0"/>
        </w:rPr>
        <w:t xml:space="preserve">Receiving reminders and notifications</w:t>
      </w:r>
    </w:p>
    <w:p w:rsidR="00000000" w:rsidDel="00000000" w:rsidP="00000000" w:rsidRDefault="00000000" w:rsidRPr="00000000" w14:paraId="0000013A">
      <w:pPr>
        <w:numPr>
          <w:ilvl w:val="0"/>
          <w:numId w:val="23"/>
        </w:numPr>
        <w:ind w:left="720" w:hanging="360"/>
        <w:rPr>
          <w:u w:val="none"/>
        </w:rPr>
      </w:pPr>
      <w:r w:rsidDel="00000000" w:rsidR="00000000" w:rsidRPr="00000000">
        <w:rPr>
          <w:rtl w:val="0"/>
        </w:rPr>
        <w:t xml:space="preserve">Tracking your progress</w:t>
      </w:r>
    </w:p>
    <w:p w:rsidR="00000000" w:rsidDel="00000000" w:rsidP="00000000" w:rsidRDefault="00000000" w:rsidRPr="00000000" w14:paraId="0000013B">
      <w:pPr>
        <w:numPr>
          <w:ilvl w:val="0"/>
          <w:numId w:val="23"/>
        </w:numPr>
        <w:ind w:left="720" w:hanging="360"/>
      </w:pPr>
      <w:r w:rsidDel="00000000" w:rsidR="00000000" w:rsidRPr="00000000">
        <w:rPr>
          <w:rtl w:val="0"/>
        </w:rPr>
        <w:t xml:space="preserve">Accessing teacher notes</w:t>
      </w:r>
    </w:p>
    <w:p w:rsidR="00000000" w:rsidDel="00000000" w:rsidP="00000000" w:rsidRDefault="00000000" w:rsidRPr="00000000" w14:paraId="0000013C">
      <w:pPr>
        <w:numPr>
          <w:ilvl w:val="0"/>
          <w:numId w:val="23"/>
        </w:numPr>
        <w:ind w:left="720" w:hanging="360"/>
      </w:pPr>
      <w:r w:rsidDel="00000000" w:rsidR="00000000" w:rsidRPr="00000000">
        <w:rPr>
          <w:rtl w:val="0"/>
        </w:rPr>
        <w:t xml:space="preserve">Viewing purchased courses</w:t>
      </w:r>
    </w:p>
    <w:p w:rsidR="00000000" w:rsidDel="00000000" w:rsidP="00000000" w:rsidRDefault="00000000" w:rsidRPr="00000000" w14:paraId="0000013D">
      <w:pPr>
        <w:numPr>
          <w:ilvl w:val="0"/>
          <w:numId w:val="23"/>
        </w:numPr>
        <w:ind w:left="720" w:hanging="360"/>
      </w:pPr>
      <w:r w:rsidDel="00000000" w:rsidR="00000000" w:rsidRPr="00000000">
        <w:rPr>
          <w:rtl w:val="0"/>
        </w:rPr>
        <w:t xml:space="preserve">Upcoming &amp; past payments</w:t>
      </w:r>
    </w:p>
    <w:p w:rsidR="00000000" w:rsidDel="00000000" w:rsidP="00000000" w:rsidRDefault="00000000" w:rsidRPr="00000000" w14:paraId="0000013E">
      <w:pPr>
        <w:numPr>
          <w:ilvl w:val="0"/>
          <w:numId w:val="23"/>
        </w:numPr>
        <w:ind w:left="720" w:hanging="360"/>
      </w:pPr>
      <w:r w:rsidDel="00000000" w:rsidR="00000000" w:rsidRPr="00000000">
        <w:rPr>
          <w:rtl w:val="0"/>
        </w:rPr>
        <w:t xml:space="preserve">Option to cancel payments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What if I need to reschedule a session?</w:t>
      </w:r>
    </w:p>
    <w:p w:rsidR="00000000" w:rsidDel="00000000" w:rsidP="00000000" w:rsidRDefault="00000000" w:rsidRPr="00000000" w14:paraId="00000142">
      <w:pPr>
        <w:rPr/>
      </w:pPr>
      <w:r w:rsidDel="00000000" w:rsidR="00000000" w:rsidRPr="00000000">
        <w:rPr>
          <w:b w:val="1"/>
          <w:bCs w:val="1"/>
          <w:highlight w:val="yellow"/>
          <w:rtl w:val="0"/>
        </w:rPr>
        <w:t xml:space="preserve">Session</w:t>
      </w:r>
      <w:commentRangeStart w:id="12"/>
      <w:r w:rsidDel="00000000" w:rsidR="00000000" w:rsidRPr="00000000">
        <w:rPr>
          <w:b w:val="1"/>
          <w:bCs w:val="1"/>
          <w:highlight w:val="yellow"/>
          <w:rtl w:val="0"/>
        </w:rPr>
        <w:t xml:space="preserve">s may only be rescheduled if 24 or more hours remain before the scheduled start time. </w:t>
      </w:r>
      <w:commentRangeEnd w:id="12"/>
      <w:r w:rsidDel="00000000" w:rsidR="00000000" w:rsidRPr="00000000">
        <w:commentReference w:id="12"/>
      </w:r>
      <w:r w:rsidDel="00000000" w:rsidR="00000000" w:rsidRPr="00000000">
        <w:rPr>
          <w:rtl w:val="0"/>
        </w:rPr>
        <w:t xml:space="preserve">You can reschedule your classes through your dashboard. Simply check the mentor's availability and choose a new time that works for both of you.</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How do I communicate with my mentor outside of class time?</w:t>
      </w:r>
    </w:p>
    <w:p w:rsidR="00000000" w:rsidDel="00000000" w:rsidP="00000000" w:rsidRDefault="00000000" w:rsidRPr="00000000" w14:paraId="00000145">
      <w:pPr>
        <w:rPr/>
      </w:pPr>
      <w:r w:rsidDel="00000000" w:rsidR="00000000" w:rsidRPr="00000000">
        <w:rPr>
          <w:rtl w:val="0"/>
        </w:rPr>
        <w:t xml:space="preserve">Your dashboard allows you to send messages to your mentor. This feature makes it easy to ask questions or get additional support as needed.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 Is my information secure on the platform?</w:t>
      </w:r>
    </w:p>
    <w:p w:rsidR="00000000" w:rsidDel="00000000" w:rsidP="00000000" w:rsidRDefault="00000000" w:rsidRPr="00000000" w14:paraId="00000148">
      <w:pPr>
        <w:rPr/>
      </w:pPr>
      <w:r w:rsidDel="00000000" w:rsidR="00000000" w:rsidRPr="00000000">
        <w:rPr>
          <w:rtl w:val="0"/>
        </w:rPr>
        <w:t xml:space="preserve">Yes, we take privacy and data security seriously. All transactions and personal information are encrypted and stored securely.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Can students leave reviews for their mentors?</w:t>
      </w:r>
    </w:p>
    <w:p w:rsidR="00000000" w:rsidDel="00000000" w:rsidP="00000000" w:rsidRDefault="00000000" w:rsidRPr="00000000" w14:paraId="0000014B">
      <w:pPr>
        <w:rPr/>
      </w:pPr>
      <w:r w:rsidDel="00000000" w:rsidR="00000000" w:rsidRPr="00000000">
        <w:rPr>
          <w:rtl w:val="0"/>
        </w:rPr>
        <w:t xml:space="preserve">Yes! Students can leave feedback and ratings for their mentors, which helps others make informed choices when selecting a mentor.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Are there any refunds available?</w:t>
      </w:r>
    </w:p>
    <w:p w:rsidR="00000000" w:rsidDel="00000000" w:rsidP="00000000" w:rsidRDefault="00000000" w:rsidRPr="00000000" w14:paraId="0000014E">
      <w:pPr>
        <w:rPr/>
      </w:pPr>
      <w:r w:rsidDel="00000000" w:rsidR="00000000" w:rsidRPr="00000000">
        <w:rPr>
          <w:rtl w:val="0"/>
        </w:rPr>
        <w:t xml:space="preserve">EmpowerEd Learnings does not offer refunds. Please ensure you cancel your payment before the next billing cycle to avoid further charges.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Who should I contact for help and support?</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For any technical support or issues using the EmpowerEd Learnings platform, our team is here to assist you. However, if you have questions about scheduling, rescheduling, or payments, please reach out directly to your mentor. EmpowerEd Learnings does not take commissions or manage mentor earnings—we're dedicated to empowering both students and mentors by providing a seamless platform to connect. Your mentor is the best point of contact for addressing any concerns related to scheduling or payments.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16C">
      <w:pPr>
        <w:spacing w:line="240" w:lineRule="auto"/>
        <w:jc w:val="center"/>
        <w:rPr>
          <w:b w:val="1"/>
          <w:bCs w:val="1"/>
          <w:sz w:val="30"/>
          <w:szCs w:val="30"/>
        </w:rPr>
      </w:pPr>
      <w:r w:rsidDel="00000000" w:rsidR="00000000" w:rsidRPr="00000000">
        <w:rPr>
          <w:b w:val="1"/>
          <w:bCs w:val="1"/>
          <w:sz w:val="30"/>
          <w:szCs w:val="30"/>
          <w:rtl w:val="0"/>
        </w:rPr>
        <w:t xml:space="preserve">Landing Page for Tutors, Coaches, and Instructors </w:t>
      </w:r>
    </w:p>
    <w:p w:rsidR="00000000" w:rsidDel="00000000" w:rsidP="00000000" w:rsidRDefault="00000000" w:rsidRPr="00000000" w14:paraId="0000016D">
      <w:pPr>
        <w:spacing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16E">
      <w:pPr>
        <w:spacing w:line="240" w:lineRule="auto"/>
        <w:jc w:val="center"/>
        <w:rPr>
          <w:b w:val="1"/>
          <w:bCs w:val="1"/>
          <w:sz w:val="30"/>
          <w:szCs w:val="30"/>
        </w:rPr>
      </w:pPr>
      <w:commentRangeStart w:id="13"/>
      <w:r w:rsidDel="00000000" w:rsidR="00000000" w:rsidRPr="00000000">
        <w:rPr>
          <w:b w:val="1"/>
          <w:bCs w:val="1"/>
          <w:sz w:val="30"/>
          <w:szCs w:val="30"/>
          <w:rtl w:val="0"/>
        </w:rPr>
        <w:t xml:space="preserve">[Work with us]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F">
      <w:pPr>
        <w:spacing w:line="240" w:lineRule="auto"/>
        <w:jc w:val="center"/>
        <w:rPr>
          <w:b w:val="1"/>
          <w:bCs w:val="1"/>
        </w:rPr>
      </w:pPr>
      <w:r w:rsidDel="00000000" w:rsidR="00000000" w:rsidRPr="00000000">
        <w:rPr>
          <w:rtl w:val="0"/>
        </w:rPr>
      </w:r>
    </w:p>
    <w:p w:rsidR="00000000" w:rsidDel="00000000" w:rsidP="00000000" w:rsidRDefault="00000000" w:rsidRPr="00000000" w14:paraId="00000170">
      <w:pPr>
        <w:spacing w:line="240" w:lineRule="auto"/>
        <w:jc w:val="cente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highlight w:val="yellow"/>
        </w:rPr>
      </w:pPr>
      <w:bookmarkStart w:colFirst="0" w:colLast="0" w:name="_i17542vtlhpe" w:id="0"/>
      <w:bookmarkEnd w:id="0"/>
      <w:r w:rsidDel="00000000" w:rsidR="00000000" w:rsidRPr="00000000">
        <w:rPr>
          <w:b w:val="1"/>
          <w:bCs w:val="1"/>
          <w:sz w:val="34"/>
          <w:szCs w:val="34"/>
          <w:highlight w:val="yellow"/>
          <w:rtl w:val="0"/>
        </w:rPr>
        <w:t xml:space="preserve">Become a Mentor with EmpowerEd Learnings</w:t>
      </w:r>
    </w:p>
    <w:p w:rsidR="00000000" w:rsidDel="00000000" w:rsidP="00000000" w:rsidRDefault="00000000" w:rsidRPr="00000000" w14:paraId="00000173">
      <w:pPr>
        <w:pStyle w:val="Heading2"/>
        <w:keepNext w:val="0"/>
        <w:keepLines w:val="0"/>
        <w:spacing w:after="80" w:lineRule="auto"/>
        <w:rPr>
          <w:b w:val="1"/>
          <w:bCs w:val="1"/>
          <w:highlight w:val="yellow"/>
        </w:rPr>
      </w:pPr>
      <w:bookmarkStart w:colFirst="0" w:colLast="0" w:name="_g0twrilxjbqe" w:id="1"/>
      <w:bookmarkEnd w:id="1"/>
      <w:r w:rsidDel="00000000" w:rsidR="00000000" w:rsidRPr="00000000">
        <w:rPr>
          <w:b w:val="1"/>
          <w:bCs w:val="1"/>
          <w:highlight w:val="yellow"/>
          <w:rtl w:val="0"/>
        </w:rPr>
        <w:t xml:space="preserve">Teach. Coach. Inspire. Grow your business—on your terms.</w:t>
      </w:r>
    </w:p>
    <w:p w:rsidR="00000000" w:rsidDel="00000000" w:rsidP="00000000" w:rsidRDefault="00000000" w:rsidRPr="00000000" w14:paraId="00000174">
      <w:pPr>
        <w:spacing w:after="240" w:before="240" w:lineRule="auto"/>
        <w:rPr/>
      </w:pPr>
      <w:r w:rsidDel="00000000" w:rsidR="00000000" w:rsidRPr="00000000">
        <w:rPr>
          <w:rtl w:val="0"/>
        </w:rPr>
        <w:t xml:space="preserve">At EmpowerEd Learnings, we connect passionate tutors, coaches, and instructors with students worldwide. We give you the </w:t>
      </w:r>
      <w:r w:rsidDel="00000000" w:rsidR="00000000" w:rsidRPr="00000000">
        <w:rPr>
          <w:b w:val="1"/>
          <w:bCs w:val="1"/>
          <w:rtl w:val="0"/>
        </w:rPr>
        <w:t xml:space="preserve">tools, marketing, and freedom</w:t>
      </w:r>
      <w:r w:rsidDel="00000000" w:rsidR="00000000" w:rsidRPr="00000000">
        <w:rPr>
          <w:rtl w:val="0"/>
        </w:rPr>
        <w:t xml:space="preserve"> to run your business your way—</w:t>
      </w:r>
      <w:r w:rsidDel="00000000" w:rsidR="00000000" w:rsidRPr="00000000">
        <w:rPr>
          <w:b w:val="1"/>
          <w:bCs w:val="1"/>
          <w:rtl w:val="0"/>
        </w:rPr>
        <w:t xml:space="preserve">and keep 100% of your earnings</w:t>
      </w:r>
      <w:r w:rsidDel="00000000" w:rsidR="00000000" w:rsidRPr="00000000">
        <w:rPr>
          <w:rtl w:val="0"/>
        </w:rPr>
        <w:t xml:space="preserve">.</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highlight w:val="yellow"/>
        </w:rPr>
      </w:pPr>
      <w:bookmarkStart w:colFirst="0" w:colLast="0" w:name="_lt9bia39n733" w:id="2"/>
      <w:bookmarkEnd w:id="2"/>
      <w:r w:rsidDel="00000000" w:rsidR="00000000" w:rsidRPr="00000000">
        <w:rPr>
          <w:b w:val="1"/>
          <w:bCs w:val="1"/>
          <w:sz w:val="34"/>
          <w:szCs w:val="34"/>
          <w:highlight w:val="yellow"/>
          <w:rtl w:val="0"/>
        </w:rPr>
        <w:t xml:space="preserve">Why Mentors Choose EmpowerEd Learnings</w:t>
      </w:r>
      <w:r w:rsidDel="00000000" w:rsidR="00000000" w:rsidRPr="00000000">
        <w:rPr>
          <w:rtl w:val="0"/>
        </w:rPr>
      </w:r>
    </w:p>
    <w:p w:rsidR="00000000" w:rsidDel="00000000" w:rsidP="00000000" w:rsidRDefault="00000000" w:rsidRPr="00000000" w14:paraId="0000017A">
      <w:pPr>
        <w:spacing w:after="240" w:before="240" w:lineRule="auto"/>
        <w:rPr>
          <w:sz w:val="14"/>
          <w:szCs w:val="14"/>
          <w:highlight w:val="yellow"/>
        </w:rPr>
      </w:pPr>
      <w:r w:rsidDel="00000000" w:rsidR="00000000" w:rsidRPr="00000000">
        <w:rPr>
          <w:highlight w:val="yellow"/>
          <w:rtl w:val="0"/>
        </w:rPr>
        <w:t xml:space="preserve">We do more than just give you a profile — we give you a </w:t>
      </w:r>
      <w:r w:rsidDel="00000000" w:rsidR="00000000" w:rsidRPr="00000000">
        <w:rPr>
          <w:b w:val="1"/>
          <w:bCs w:val="1"/>
          <w:highlight w:val="yellow"/>
          <w:rtl w:val="0"/>
        </w:rPr>
        <w:t xml:space="preserve">business growth platform</w:t>
      </w:r>
      <w:r w:rsidDel="00000000" w:rsidR="00000000" w:rsidRPr="00000000">
        <w:rPr>
          <w:highlight w:val="yellow"/>
          <w:rtl w:val="0"/>
        </w:rPr>
        <w:t xml:space="preserve">.</w:t>
      </w:r>
      <w:r w:rsidDel="00000000" w:rsidR="00000000" w:rsidRPr="00000000">
        <w:rPr>
          <w:highlight w:val="yellow"/>
          <w:rtl w:val="0"/>
        </w:rPr>
        <w:t xml:space="preserve">Our mission is to empower mentors like you so that you can empower others.</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raqbftxokg55" w:id="3"/>
      <w:bookmarkEnd w:id="3"/>
      <w:r w:rsidDel="00000000" w:rsidR="00000000" w:rsidRPr="00000000">
        <w:rPr>
          <w:rtl w:val="0"/>
        </w:rPr>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 No Commission </w:t>
      </w:r>
    </w:p>
    <w:p w:rsidR="00000000" w:rsidDel="00000000" w:rsidP="00000000" w:rsidRDefault="00000000" w:rsidRPr="00000000" w14:paraId="0000017F">
      <w:pPr>
        <w:spacing w:after="240" w:before="240" w:lineRule="auto"/>
        <w:rPr/>
      </w:pPr>
      <w:r w:rsidDel="00000000" w:rsidR="00000000" w:rsidRPr="00000000">
        <w:rPr>
          <w:rtl w:val="0"/>
        </w:rPr>
        <w:t xml:space="preserve">You keep all your earnings. We don’t take a percentage of your sessions—only standard payment processing applies.</w:t>
      </w:r>
    </w:p>
    <w:p w:rsidR="00000000" w:rsidDel="00000000" w:rsidP="00000000" w:rsidRDefault="00000000" w:rsidRPr="00000000" w14:paraId="00000180">
      <w:pPr>
        <w:spacing w:after="240" w:before="240" w:lineRule="auto"/>
        <w:rPr>
          <w:b w:val="1"/>
          <w:bCs w:val="1"/>
          <w:sz w:val="26"/>
          <w:szCs w:val="26"/>
          <w:highlight w:val="yellow"/>
        </w:rPr>
      </w:pPr>
      <w:r w:rsidDel="00000000" w:rsidR="00000000" w:rsidRPr="00000000">
        <w:rPr>
          <w:b w:val="1"/>
          <w:bCs w:val="1"/>
          <w:highlight w:val="yellow"/>
          <w:rtl w:val="0"/>
        </w:rPr>
        <w:t xml:space="preserve">📢</w:t>
      </w:r>
      <w:r w:rsidDel="00000000" w:rsidR="00000000" w:rsidRPr="00000000">
        <w:rPr>
          <w:b w:val="1"/>
          <w:bCs w:val="1"/>
          <w:sz w:val="26"/>
          <w:szCs w:val="26"/>
          <w:highlight w:val="yellow"/>
          <w:rtl w:val="0"/>
        </w:rPr>
        <w:t xml:space="preserve">Online Visibility</w:t>
      </w:r>
    </w:p>
    <w:p w:rsidR="00000000" w:rsidDel="00000000" w:rsidP="00000000" w:rsidRDefault="00000000" w:rsidRPr="00000000" w14:paraId="00000181">
      <w:pPr>
        <w:spacing w:after="240" w:before="240" w:lineRule="auto"/>
        <w:rPr>
          <w:b w:val="1"/>
          <w:bCs w:val="1"/>
          <w:highlight w:val="yellow"/>
        </w:rPr>
      </w:pPr>
      <w:r w:rsidDel="00000000" w:rsidR="00000000" w:rsidRPr="00000000">
        <w:rPr>
          <w:b w:val="1"/>
          <w:bCs w:val="1"/>
          <w:highlight w:val="yellow"/>
          <w:rtl w:val="0"/>
        </w:rPr>
        <w:t xml:space="preserve">For Pro and Premium mentors, we increase visibility through featured marketplace placement and social media highlights using your intro video. Premium mentors may also receive limited, targeted ads to expand reach.</w:t>
      </w:r>
    </w:p>
    <w:p w:rsidR="00000000" w:rsidDel="00000000" w:rsidP="00000000" w:rsidRDefault="00000000" w:rsidRPr="00000000" w14:paraId="00000182">
      <w:pPr>
        <w:spacing w:after="240" w:before="240" w:lineRule="auto"/>
        <w:rPr>
          <w:highlight w:val="yellow"/>
        </w:rPr>
      </w:pPr>
      <w:r w:rsidDel="00000000" w:rsidR="00000000" w:rsidRPr="00000000">
        <w:rPr>
          <w:highlight w:val="yellow"/>
          <w:rtl w:val="0"/>
        </w:rPr>
        <w:t xml:space="preserve">.</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 Custom Profile Page</w:t>
        <w:br w:type="textWrapping"/>
      </w:r>
      <w:r w:rsidDel="00000000" w:rsidR="00000000" w:rsidRPr="00000000">
        <w:rPr>
          <w:rtl w:val="0"/>
        </w:rPr>
        <w:t xml:space="preserve"> Showcase your expertise, services, offers, and reviews — your personal space to shine online.</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b w:val="1"/>
          <w:bCs w:val="1"/>
          <w:highlight w:val="yellow"/>
          <w:rtl w:val="0"/>
        </w:rPr>
        <w:t xml:space="preserve">📅</w:t>
      </w:r>
      <w:r w:rsidDel="00000000" w:rsidR="00000000" w:rsidRPr="00000000">
        <w:rPr>
          <w:b w:val="1"/>
          <w:bCs w:val="1"/>
          <w:rtl w:val="0"/>
        </w:rPr>
        <w:t xml:space="preserve"> Seamless Scheduling &amp; Rescheduling</w:t>
        <w:br w:type="textWrapping"/>
      </w:r>
      <w:r w:rsidDel="00000000" w:rsidR="00000000" w:rsidRPr="00000000">
        <w:rPr>
          <w:rtl w:val="0"/>
        </w:rPr>
        <w:t xml:space="preserve"> Sync your personal calendar, set availability, and easily make changes when needed.</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 Automated Email Reminders &amp; Notifications</w:t>
        <w:br w:type="textWrapping"/>
      </w:r>
      <w:r w:rsidDel="00000000" w:rsidR="00000000" w:rsidRPr="00000000">
        <w:rPr>
          <w:rtl w:val="0"/>
        </w:rPr>
        <w:t xml:space="preserve"> Keep yourself and your students on track with timely class confirmations and reminders.</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 Virtual Classroom Integration</w:t>
        <w:br w:type="textWrapping"/>
      </w:r>
      <w:r w:rsidDel="00000000" w:rsidR="00000000" w:rsidRPr="00000000">
        <w:rPr>
          <w:rtl w:val="0"/>
        </w:rPr>
        <w:t xml:space="preserve"> Teach live sessions with all the tools you need — built right into the platform.</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 Student Portal</w:t>
        <w:br w:type="textWrapping"/>
      </w:r>
      <w:r w:rsidDel="00000000" w:rsidR="00000000" w:rsidRPr="00000000">
        <w:rPr>
          <w:rtl w:val="0"/>
        </w:rPr>
        <w:t xml:space="preserve"> Share learning materials, assignments, and track student progress in one central hub.</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 Sell Pre-Recorded Courses (Premium)</w:t>
        <w:br w:type="textWrapping"/>
      </w:r>
      <w:r w:rsidDel="00000000" w:rsidR="00000000" w:rsidRPr="00000000">
        <w:rPr>
          <w:rtl w:val="0"/>
        </w:rPr>
        <w:t xml:space="preserve"> Create and sell courses for extra income, even while you sleep.</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 Smooth Stripe Payments</w:t>
        <w:br w:type="textWrapping"/>
      </w:r>
      <w:r w:rsidDel="00000000" w:rsidR="00000000" w:rsidRPr="00000000">
        <w:rPr>
          <w:rtl w:val="0"/>
        </w:rPr>
        <w:t xml:space="preserve"> Get paid globally with secure, automated transactions straight to your account.</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 Ongoing Tech Support &amp; Easy Onboarding</w:t>
        <w:br w:type="textWrapping"/>
      </w:r>
      <w:r w:rsidDel="00000000" w:rsidR="00000000" w:rsidRPr="00000000">
        <w:rPr>
          <w:rtl w:val="0"/>
        </w:rPr>
        <w:t xml:space="preserve"> We guide you from setup to success with friendly, ongoing technical help.</w:t>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i w:val="1"/>
          <w:iCs w:val="1"/>
        </w:rPr>
      </w:pPr>
      <w:r w:rsidDel="00000000" w:rsidR="00000000" w:rsidRPr="00000000">
        <w:rPr>
          <w:rtl w:val="0"/>
        </w:rPr>
      </w:r>
    </w:p>
    <w:p w:rsidR="00000000" w:rsidDel="00000000" w:rsidP="00000000" w:rsidRDefault="00000000" w:rsidRPr="00000000" w14:paraId="00000194">
      <w:pPr>
        <w:rPr>
          <w:i w:val="1"/>
          <w:iCs w:val="1"/>
        </w:rPr>
      </w:pPr>
      <w:r w:rsidDel="00000000" w:rsidR="00000000" w:rsidRPr="00000000">
        <w:rPr>
          <w:rtl w:val="0"/>
        </w:rPr>
      </w:r>
    </w:p>
    <w:p w:rsidR="00000000" w:rsidDel="00000000" w:rsidP="00000000" w:rsidRDefault="00000000" w:rsidRPr="00000000" w14:paraId="00000195">
      <w:pPr>
        <w:rPr>
          <w:b w:val="1"/>
          <w:bCs w:val="1"/>
          <w:sz w:val="28"/>
          <w:szCs w:val="28"/>
          <w:highlight w:val="yellow"/>
        </w:rPr>
      </w:pPr>
      <w:commentRangeStart w:id="14"/>
      <w:r w:rsidDel="00000000" w:rsidR="00000000" w:rsidRPr="00000000">
        <w:rPr>
          <w:b w:val="1"/>
          <w:bCs w:val="1"/>
          <w:sz w:val="28"/>
          <w:szCs w:val="28"/>
          <w:highlight w:val="yellow"/>
          <w:rtl w:val="0"/>
        </w:rPr>
        <w:t xml:space="preserve">Plan Categories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pStyle w:val="Heading2"/>
        <w:keepNext w:val="0"/>
        <w:keepLines w:val="0"/>
        <w:numPr>
          <w:ilvl w:val="0"/>
          <w:numId w:val="2"/>
        </w:numPr>
        <w:spacing w:after="80" w:lineRule="auto"/>
        <w:ind w:left="720" w:hanging="360"/>
      </w:pPr>
      <w:bookmarkStart w:colFirst="0" w:colLast="0" w:name="_uq56jbrx2diq" w:id="4"/>
      <w:bookmarkEnd w:id="4"/>
      <w:r w:rsidDel="00000000" w:rsidR="00000000" w:rsidRPr="00000000">
        <w:rPr>
          <w:b w:val="1"/>
          <w:bCs w:val="1"/>
          <w:sz w:val="34"/>
          <w:szCs w:val="34"/>
          <w:rtl w:val="0"/>
        </w:rPr>
        <w:t xml:space="preserve">STANDARD</w:t>
      </w:r>
    </w:p>
    <w:p w:rsidR="00000000" w:rsidDel="00000000" w:rsidP="00000000" w:rsidRDefault="00000000" w:rsidRPr="00000000" w14:paraId="00000198">
      <w:pPr>
        <w:pStyle w:val="Heading2"/>
        <w:keepNext w:val="0"/>
        <w:keepLines w:val="0"/>
        <w:spacing w:after="80" w:lineRule="auto"/>
        <w:ind w:left="720" w:firstLine="0"/>
        <w:rPr>
          <w:b w:val="1"/>
          <w:bCs w:val="1"/>
          <w:i w:val="1"/>
          <w:iCs w:val="1"/>
        </w:rPr>
      </w:pPr>
      <w:bookmarkStart w:colFirst="0" w:colLast="0" w:name="_chzut0v3yqlc" w:id="5"/>
      <w:bookmarkEnd w:id="5"/>
      <w:r w:rsidDel="00000000" w:rsidR="00000000" w:rsidRPr="00000000">
        <w:rPr>
          <w:b w:val="1"/>
          <w:bCs w:val="1"/>
          <w:i w:val="1"/>
          <w:iCs w:val="1"/>
          <w:color w:val="4b5563"/>
          <w:sz w:val="21"/>
          <w:szCs w:val="21"/>
          <w:highlight w:val="white"/>
          <w:rtl w:val="0"/>
        </w:rPr>
        <w:t xml:space="preserve">For those seeking a strong online presence</w: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ind w:left="720" w:firstLine="0"/>
        <w:rPr>
          <w:i w:val="1"/>
          <w:iCs w:val="1"/>
          <w:sz w:val="22"/>
          <w:szCs w:val="22"/>
        </w:rPr>
      </w:pPr>
      <w:bookmarkStart w:colFirst="0" w:colLast="0" w:name="_juc0zu97b4io" w:id="6"/>
      <w:bookmarkEnd w:id="6"/>
      <w:r w:rsidDel="00000000" w:rsidR="00000000" w:rsidRPr="00000000">
        <w:rPr>
          <w:b w:val="1"/>
          <w:bCs w:val="1"/>
          <w:color w:val="000000"/>
          <w:sz w:val="26"/>
          <w:szCs w:val="26"/>
          <w:rtl w:val="0"/>
        </w:rPr>
        <w:t xml:space="preserve">$35 / month (</w:t>
      </w:r>
      <w:r w:rsidDel="00000000" w:rsidR="00000000" w:rsidRPr="00000000">
        <w:rPr>
          <w:i w:val="1"/>
          <w:iCs w:val="1"/>
          <w:sz w:val="22"/>
          <w:szCs w:val="22"/>
          <w:rtl w:val="0"/>
        </w:rPr>
        <w:t xml:space="preserve">Billed annually)</w:t>
      </w:r>
    </w:p>
    <w:p w:rsidR="00000000" w:rsidDel="00000000" w:rsidP="00000000" w:rsidRDefault="00000000" w:rsidRPr="00000000" w14:paraId="0000019A">
      <w:pPr>
        <w:numPr>
          <w:ilvl w:val="0"/>
          <w:numId w:val="2"/>
        </w:numPr>
        <w:spacing w:after="240" w:before="240" w:lineRule="auto"/>
        <w:ind w:left="720" w:hanging="360"/>
      </w:pPr>
      <w:r w:rsidDel="00000000" w:rsidR="00000000" w:rsidRPr="00000000">
        <w:rPr>
          <w:rtl w:val="0"/>
        </w:rPr>
        <w:t xml:space="preserve">✔️ Public mentor profile (searchable)</w:t>
        <w:br w:type="textWrapping"/>
        <w:t xml:space="preserve"> ✔️ Session scheduling &amp; rescheduling</w:t>
        <w:br w:type="textWrapping"/>
        <w:t xml:space="preserve"> ✔️ Weekly recurring session setup</w:t>
        <w:br w:type="textWrapping"/>
        <w:t xml:space="preserve"> ✔️ Secure payments with weekly billing</w:t>
        <w:br w:type="textWrapping"/>
        <w:t xml:space="preserve"> ✔️ Automated email reminders</w:t>
        <w:br w:type="textWrapping"/>
        <w:t xml:space="preserve"> ✔️ Dedicated meeting link for each session</w:t>
        <w:br w:type="textWrapping"/>
        <w:t xml:space="preserve"> ✔️ Student portal access</w:t>
        <w:br w:type="textWrapping"/>
        <w:t xml:space="preserve"> ✔️ Mentor dashboard </w:t>
        <w:br w:type="textWrapping"/>
        <w:t xml:space="preserve"> ✔️ Platform onboarding &amp; support</w:t>
        <w:br w:type="textWrapping"/>
        <w:t xml:space="preserve"> ✔️ </w:t>
      </w:r>
      <w:r w:rsidDel="00000000" w:rsidR="00000000" w:rsidRPr="00000000">
        <w:rPr>
          <w:b w:val="1"/>
          <w:bCs w:val="1"/>
          <w:rtl w:val="0"/>
        </w:rPr>
        <w:t xml:space="preserve">1-month free trial</w:t>
      </w:r>
    </w:p>
    <w:p w:rsidR="00000000" w:rsidDel="00000000" w:rsidP="00000000" w:rsidRDefault="00000000" w:rsidRPr="00000000" w14:paraId="0000019B">
      <w:pPr>
        <w:spacing w:after="240" w:befor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 Featured mentor badge &amp; priority placement</w:t>
      </w:r>
    </w:p>
    <w:p w:rsidR="00000000" w:rsidDel="00000000" w:rsidP="00000000" w:rsidRDefault="00000000" w:rsidRPr="00000000" w14:paraId="000001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Social media promotion</w:t>
      </w:r>
    </w:p>
    <w:p w:rsidR="00000000" w:rsidDel="00000000" w:rsidP="00000000" w:rsidRDefault="00000000" w:rsidRPr="00000000" w14:paraId="000001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Paid ads for individual mentors</w:t>
      </w:r>
      <w:r w:rsidDel="00000000" w:rsidR="00000000" w:rsidRPr="00000000">
        <w:rPr>
          <w:rtl w:val="0"/>
        </w:rPr>
      </w:r>
    </w:p>
    <w:p w:rsidR="00000000" w:rsidDel="00000000" w:rsidP="00000000" w:rsidRDefault="00000000" w:rsidRPr="00000000" w14:paraId="0000019E">
      <w:pPr>
        <w:spacing w:after="240" w:befor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 Sell pre-recorded courses</w:t>
      </w:r>
    </w:p>
    <w:p w:rsidR="00000000" w:rsidDel="00000000" w:rsidP="00000000" w:rsidRDefault="00000000" w:rsidRPr="00000000" w14:paraId="000001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Cannot list services in multiple categories</w:t>
      </w:r>
    </w:p>
    <w:p w:rsidR="00000000" w:rsidDel="00000000" w:rsidP="00000000" w:rsidRDefault="00000000" w:rsidRPr="00000000" w14:paraId="000001A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A1">
      <w:pPr>
        <w:spacing w:after="240" w:before="240" w:lineRule="auto"/>
        <w:ind w:left="720" w:firstLine="0"/>
        <w:rPr/>
      </w:pPr>
      <w:r w:rsidDel="00000000" w:rsidR="00000000" w:rsidRPr="00000000">
        <w:rPr>
          <w:rtl w:val="0"/>
        </w:rPr>
      </w:r>
    </w:p>
    <w:p w:rsidR="00000000" w:rsidDel="00000000" w:rsidP="00000000" w:rsidRDefault="00000000" w:rsidRPr="00000000" w14:paraId="000001A2">
      <w:pPr>
        <w:ind w:left="0" w:firstLine="0"/>
        <w:rPr>
          <w:b w:val="1"/>
          <w:bCs w:val="1"/>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Pro </w:t>
      </w:r>
    </w:p>
    <w:p w:rsidR="00000000" w:rsidDel="00000000" w:rsidP="00000000" w:rsidRDefault="00000000" w:rsidRPr="00000000" w14:paraId="000001A5">
      <w:pPr>
        <w:rPr/>
      </w:pPr>
      <w:r w:rsidDel="00000000" w:rsidR="00000000" w:rsidRPr="00000000">
        <w:rPr>
          <w:rtl w:val="0"/>
        </w:rPr>
        <w:t xml:space="preserve">For the growing business ready to scale</w:t>
      </w:r>
    </w:p>
    <w:p w:rsidR="00000000" w:rsidDel="00000000" w:rsidP="00000000" w:rsidRDefault="00000000" w:rsidRPr="00000000" w14:paraId="000001A6">
      <w:pPr>
        <w:rPr/>
      </w:pPr>
      <w:r w:rsidDel="00000000" w:rsidR="00000000" w:rsidRPr="00000000">
        <w:rPr>
          <w:rtl w:val="0"/>
        </w:rPr>
        <w:t xml:space="preserve">$65/month (Billed Annually)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ind w:left="0" w:firstLine="0"/>
        <w:rPr/>
      </w:pPr>
      <w:r w:rsidDel="00000000" w:rsidR="00000000" w:rsidRPr="00000000">
        <w:rPr>
          <w:rtl w:val="0"/>
        </w:rPr>
        <w:t xml:space="preserve">✔️ Public mentor profile with intro video </w:t>
      </w:r>
    </w:p>
    <w:p w:rsidR="00000000" w:rsidDel="00000000" w:rsidP="00000000" w:rsidRDefault="00000000" w:rsidRPr="00000000" w14:paraId="000001A9">
      <w:pPr>
        <w:spacing w:after="240" w:before="240" w:lineRule="auto"/>
        <w:ind w:left="0" w:firstLine="0"/>
        <w:rPr/>
      </w:pPr>
      <w:r w:rsidDel="00000000" w:rsidR="00000000" w:rsidRPr="00000000">
        <w:rPr>
          <w:rtl w:val="0"/>
        </w:rPr>
        <w:t xml:space="preserve"> ✔️ Session scheduling &amp; rescheduling</w:t>
        <w:br w:type="textWrapping"/>
        <w:t xml:space="preserve"> ✔️ Weekly recurring session setup</w:t>
        <w:br w:type="textWrapping"/>
        <w:t xml:space="preserve"> ✔️ Secure payments with weekly billing</w:t>
        <w:br w:type="textWrapping"/>
        <w:t xml:space="preserve"> ✔️ Automated email reminders</w:t>
        <w:br w:type="textWrapping"/>
        <w:t xml:space="preserve"> ✔️ Dedicated meeting link for each session</w:t>
        <w:br w:type="textWrapping"/>
        <w:t xml:space="preserve"> ✔️ Student portal access</w:t>
        <w:br w:type="textWrapping"/>
        <w:t xml:space="preserve"> ✔️ Mentor dashboard</w:t>
      </w:r>
    </w:p>
    <w:p w:rsidR="00000000" w:rsidDel="00000000" w:rsidP="00000000" w:rsidRDefault="00000000" w:rsidRPr="00000000" w14:paraId="000001AA">
      <w:pPr>
        <w:spacing w:after="240" w:before="240" w:lineRule="auto"/>
        <w:ind w:left="0" w:firstLine="0"/>
        <w:rPr>
          <w:b w:val="1"/>
          <w:bCs w:val="1"/>
        </w:rPr>
      </w:pPr>
      <w:r w:rsidDel="00000000" w:rsidR="00000000" w:rsidRPr="00000000">
        <w:rPr>
          <w:rtl w:val="0"/>
        </w:rPr>
        <w:t xml:space="preserve"> ✔️ AI-assisted lesson planning</w:t>
        <w:br w:type="textWrapping"/>
        <w:t xml:space="preserve"> ✔️ </w:t>
      </w:r>
      <w:r w:rsidDel="00000000" w:rsidR="00000000" w:rsidRPr="00000000">
        <w:rPr>
          <w:b w:val="1"/>
          <w:bCs w:val="1"/>
          <w:rtl w:val="0"/>
        </w:rPr>
        <w:t xml:space="preserve">Featured mentor listing on marketplace</w:t>
      </w:r>
    </w:p>
    <w:p w:rsidR="00000000" w:rsidDel="00000000" w:rsidP="00000000" w:rsidRDefault="00000000" w:rsidRPr="00000000" w14:paraId="000001AB">
      <w:pPr>
        <w:rPr>
          <w:b w:val="1"/>
          <w:bCs w:val="1"/>
        </w:rPr>
      </w:pPr>
      <w:r w:rsidDel="00000000" w:rsidR="00000000" w:rsidRPr="00000000">
        <w:rPr>
          <w:rtl w:val="0"/>
        </w:rPr>
        <w:t xml:space="preserve">✔️ Featured mentor badge</w:t>
      </w:r>
      <w:r w:rsidDel="00000000" w:rsidR="00000000" w:rsidRPr="00000000">
        <w:rPr>
          <w:rtl w:val="0"/>
        </w:rPr>
      </w:r>
    </w:p>
    <w:p w:rsidR="00000000" w:rsidDel="00000000" w:rsidP="00000000" w:rsidRDefault="00000000" w:rsidRPr="00000000" w14:paraId="000001AC">
      <w:pPr>
        <w:spacing w:after="240" w:before="240" w:lineRule="auto"/>
        <w:ind w:left="0" w:firstLine="0"/>
        <w:rPr>
          <w:b w:val="1"/>
          <w:bCs w:val="1"/>
        </w:rPr>
      </w:pPr>
      <w:r w:rsidDel="00000000" w:rsidR="00000000" w:rsidRPr="00000000">
        <w:rPr>
          <w:rtl w:val="0"/>
        </w:rPr>
        <w:t xml:space="preserve"> ✔️Social media spotlight</w:t>
      </w:r>
      <w:r w:rsidDel="00000000" w:rsidR="00000000" w:rsidRPr="00000000">
        <w:rPr>
          <w:b w:val="1"/>
          <w:bCs w:val="1"/>
          <w:rtl w:val="0"/>
        </w:rPr>
        <w:br w:type="textWrapping"/>
      </w:r>
      <w:r w:rsidDel="00000000" w:rsidR="00000000" w:rsidRPr="00000000">
        <w:rPr>
          <w:rtl w:val="0"/>
        </w:rPr>
        <w:t xml:space="preserve"> ✔️ Profile performance insights (views &amp; clicks)</w:t>
        <w:br w:type="textWrapping"/>
        <w:t xml:space="preserve"> ✔️ Platform onboarding &amp; support</w:t>
        <w:br w:type="textWrapping"/>
        <w:t xml:space="preserve"> ✔️ </w:t>
      </w:r>
      <w:r w:rsidDel="00000000" w:rsidR="00000000" w:rsidRPr="00000000">
        <w:rPr>
          <w:b w:val="1"/>
          <w:bCs w:val="1"/>
          <w:rtl w:val="0"/>
        </w:rPr>
        <w:t xml:space="preserve">1-month free trial</w:t>
      </w:r>
    </w:p>
    <w:p w:rsidR="00000000" w:rsidDel="00000000" w:rsidP="00000000" w:rsidRDefault="00000000" w:rsidRPr="00000000" w14:paraId="000001AD">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 Paid ads for individual mentors</w:t>
      </w:r>
    </w:p>
    <w:p w:rsidR="00000000" w:rsidDel="00000000" w:rsidP="00000000" w:rsidRDefault="00000000" w:rsidRPr="00000000" w14:paraId="000001AE">
      <w:pPr>
        <w:numPr>
          <w:ilvl w:val="0"/>
          <w:numId w:val="37"/>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 Sell pre-recorded courses</w:t>
      </w:r>
    </w:p>
    <w:p w:rsidR="00000000" w:rsidDel="00000000" w:rsidP="00000000" w:rsidRDefault="00000000" w:rsidRPr="00000000" w14:paraId="000001AF">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Cannot list services in multiple categories</w:t>
      </w:r>
    </w:p>
    <w:p w:rsidR="00000000" w:rsidDel="00000000" w:rsidP="00000000" w:rsidRDefault="00000000" w:rsidRPr="00000000" w14:paraId="000001B0">
      <w:pPr>
        <w:spacing w:after="240" w:before="240" w:lineRule="auto"/>
        <w:ind w:left="0" w:firstLine="0"/>
        <w:rPr/>
      </w:pPr>
      <w:r w:rsidDel="00000000" w:rsidR="00000000" w:rsidRPr="00000000">
        <w:rPr>
          <w:rtl w:val="0"/>
        </w:rPr>
      </w:r>
    </w:p>
    <w:p w:rsidR="00000000" w:rsidDel="00000000" w:rsidP="00000000" w:rsidRDefault="00000000" w:rsidRPr="00000000" w14:paraId="000001B1">
      <w:pPr>
        <w:ind w:left="72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Premium</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For those looking to diversify their reach and maximize revenue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$135/month (billed annually)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Premium mentor profile design</w:t>
      </w:r>
    </w:p>
    <w:p w:rsidR="00000000" w:rsidDel="00000000" w:rsidP="00000000" w:rsidRDefault="00000000" w:rsidRPr="00000000" w14:paraId="000001BC">
      <w:pPr>
        <w:rPr/>
      </w:pPr>
      <w:r w:rsidDel="00000000" w:rsidR="00000000" w:rsidRPr="00000000">
        <w:rPr>
          <w:rtl w:val="0"/>
        </w:rPr>
        <w:t xml:space="preserve">✔️ Session scheduling &amp; rescheduling</w:t>
      </w:r>
    </w:p>
    <w:p w:rsidR="00000000" w:rsidDel="00000000" w:rsidP="00000000" w:rsidRDefault="00000000" w:rsidRPr="00000000" w14:paraId="000001BD">
      <w:pPr>
        <w:rPr/>
      </w:pPr>
      <w:r w:rsidDel="00000000" w:rsidR="00000000" w:rsidRPr="00000000">
        <w:rPr>
          <w:rtl w:val="0"/>
        </w:rPr>
        <w:t xml:space="preserve">✔️ Weekly recurring session setup</w:t>
      </w:r>
    </w:p>
    <w:p w:rsidR="00000000" w:rsidDel="00000000" w:rsidP="00000000" w:rsidRDefault="00000000" w:rsidRPr="00000000" w14:paraId="000001BE">
      <w:pPr>
        <w:rPr/>
      </w:pPr>
      <w:r w:rsidDel="00000000" w:rsidR="00000000" w:rsidRPr="00000000">
        <w:rPr>
          <w:rtl w:val="0"/>
        </w:rPr>
        <w:t xml:space="preserve">✔️ Secure payments with weekly billing</w:t>
      </w:r>
    </w:p>
    <w:p w:rsidR="00000000" w:rsidDel="00000000" w:rsidP="00000000" w:rsidRDefault="00000000" w:rsidRPr="00000000" w14:paraId="000001BF">
      <w:pPr>
        <w:rPr/>
      </w:pPr>
      <w:r w:rsidDel="00000000" w:rsidR="00000000" w:rsidRPr="00000000">
        <w:rPr>
          <w:rtl w:val="0"/>
        </w:rPr>
        <w:t xml:space="preserve">✔️ Automated email reminders</w:t>
      </w:r>
    </w:p>
    <w:p w:rsidR="00000000" w:rsidDel="00000000" w:rsidP="00000000" w:rsidRDefault="00000000" w:rsidRPr="00000000" w14:paraId="000001C0">
      <w:pPr>
        <w:rPr/>
      </w:pPr>
      <w:r w:rsidDel="00000000" w:rsidR="00000000" w:rsidRPr="00000000">
        <w:rPr>
          <w:rtl w:val="0"/>
        </w:rPr>
        <w:t xml:space="preserve">✔️ Dedicated meeting link for each session</w:t>
      </w:r>
    </w:p>
    <w:p w:rsidR="00000000" w:rsidDel="00000000" w:rsidP="00000000" w:rsidRDefault="00000000" w:rsidRPr="00000000" w14:paraId="000001C1">
      <w:pPr>
        <w:rPr/>
      </w:pPr>
      <w:r w:rsidDel="00000000" w:rsidR="00000000" w:rsidRPr="00000000">
        <w:rPr>
          <w:rtl w:val="0"/>
        </w:rPr>
        <w:t xml:space="preserve">✔️ Student portal access</w:t>
      </w:r>
    </w:p>
    <w:p w:rsidR="00000000" w:rsidDel="00000000" w:rsidP="00000000" w:rsidRDefault="00000000" w:rsidRPr="00000000" w14:paraId="000001C2">
      <w:pPr>
        <w:rPr/>
      </w:pPr>
      <w:r w:rsidDel="00000000" w:rsidR="00000000" w:rsidRPr="00000000">
        <w:rPr>
          <w:rtl w:val="0"/>
        </w:rPr>
        <w:t xml:space="preserve">✔️ Mentor dashboard </w:t>
      </w:r>
    </w:p>
    <w:p w:rsidR="00000000" w:rsidDel="00000000" w:rsidP="00000000" w:rsidRDefault="00000000" w:rsidRPr="00000000" w14:paraId="000001C3">
      <w:pPr>
        <w:rPr/>
      </w:pPr>
      <w:r w:rsidDel="00000000" w:rsidR="00000000" w:rsidRPr="00000000">
        <w:rPr>
          <w:rtl w:val="0"/>
        </w:rPr>
        <w:t xml:space="preserve">✔️ AI-assisted lesson planning</w:t>
      </w:r>
    </w:p>
    <w:p w:rsidR="00000000" w:rsidDel="00000000" w:rsidP="00000000" w:rsidRDefault="00000000" w:rsidRPr="00000000" w14:paraId="000001C4">
      <w:pPr>
        <w:rPr>
          <w:b w:val="1"/>
          <w:bCs w:val="1"/>
        </w:rPr>
      </w:pPr>
      <w:r w:rsidDel="00000000" w:rsidR="00000000" w:rsidRPr="00000000">
        <w:rPr>
          <w:rtl w:val="0"/>
        </w:rPr>
        <w:t xml:space="preserve">✔️ </w:t>
      </w:r>
      <w:r w:rsidDel="00000000" w:rsidR="00000000" w:rsidRPr="00000000">
        <w:rPr>
          <w:b w:val="1"/>
          <w:bCs w:val="1"/>
          <w:rtl w:val="0"/>
        </w:rPr>
        <w:t xml:space="preserve">Featured mentor listing on marketplace</w:t>
      </w:r>
    </w:p>
    <w:p w:rsidR="00000000" w:rsidDel="00000000" w:rsidP="00000000" w:rsidRDefault="00000000" w:rsidRPr="00000000" w14:paraId="000001C5">
      <w:pPr>
        <w:rPr>
          <w:b w:val="1"/>
          <w:bCs w:val="1"/>
        </w:rPr>
      </w:pPr>
      <w:r w:rsidDel="00000000" w:rsidR="00000000" w:rsidRPr="00000000">
        <w:rPr>
          <w:rtl w:val="0"/>
        </w:rPr>
        <w:t xml:space="preserve">✔️ </w:t>
      </w:r>
      <w:r w:rsidDel="00000000" w:rsidR="00000000" w:rsidRPr="00000000">
        <w:rPr>
          <w:b w:val="1"/>
          <w:bCs w:val="1"/>
          <w:rtl w:val="0"/>
        </w:rPr>
        <w:t xml:space="preserve">Monthly social media spotlight</w:t>
      </w:r>
    </w:p>
    <w:p w:rsidR="00000000" w:rsidDel="00000000" w:rsidP="00000000" w:rsidRDefault="00000000" w:rsidRPr="00000000" w14:paraId="000001C6">
      <w:pPr>
        <w:rPr>
          <w:b w:val="1"/>
          <w:bCs w:val="1"/>
        </w:rPr>
      </w:pPr>
      <w:r w:rsidDel="00000000" w:rsidR="00000000" w:rsidRPr="00000000">
        <w:rPr>
          <w:rtl w:val="0"/>
        </w:rPr>
        <w:t xml:space="preserve">✔️</w:t>
      </w:r>
      <w:r w:rsidDel="00000000" w:rsidR="00000000" w:rsidRPr="00000000">
        <w:rPr>
          <w:b w:val="1"/>
          <w:bCs w:val="1"/>
          <w:rtl w:val="0"/>
        </w:rPr>
        <w:t xml:space="preserve">Sell pre-recorded courses</w:t>
      </w:r>
    </w:p>
    <w:p w:rsidR="00000000" w:rsidDel="00000000" w:rsidP="00000000" w:rsidRDefault="00000000" w:rsidRPr="00000000" w14:paraId="000001C7">
      <w:pPr>
        <w:rPr/>
      </w:pPr>
      <w:r w:rsidDel="00000000" w:rsidR="00000000" w:rsidRPr="00000000">
        <w:rPr>
          <w:rtl w:val="0"/>
        </w:rPr>
        <w:t xml:space="preserve">✔️ Featured mentor badge</w:t>
      </w:r>
    </w:p>
    <w:p w:rsidR="00000000" w:rsidDel="00000000" w:rsidP="00000000" w:rsidRDefault="00000000" w:rsidRPr="00000000" w14:paraId="000001C8">
      <w:pPr>
        <w:rPr/>
      </w:pPr>
      <w:r w:rsidDel="00000000" w:rsidR="00000000" w:rsidRPr="00000000">
        <w:rPr>
          <w:rtl w:val="0"/>
        </w:rPr>
        <w:t xml:space="preserve">✔️ Ability to list services in multiple categories</w:t>
      </w:r>
    </w:p>
    <w:p w:rsidR="00000000" w:rsidDel="00000000" w:rsidP="00000000" w:rsidRDefault="00000000" w:rsidRPr="00000000" w14:paraId="000001C9">
      <w:pPr>
        <w:rPr/>
      </w:pPr>
      <w:r w:rsidDel="00000000" w:rsidR="00000000" w:rsidRPr="00000000">
        <w:rPr>
          <w:rtl w:val="0"/>
        </w:rPr>
        <w:t xml:space="preserve">✔️ Profile performance insights</w:t>
      </w:r>
    </w:p>
    <w:p w:rsidR="00000000" w:rsidDel="00000000" w:rsidP="00000000" w:rsidRDefault="00000000" w:rsidRPr="00000000" w14:paraId="000001CA">
      <w:pPr>
        <w:rPr/>
      </w:pPr>
      <w:r w:rsidDel="00000000" w:rsidR="00000000" w:rsidRPr="00000000">
        <w:rPr>
          <w:rtl w:val="0"/>
        </w:rPr>
        <w:t xml:space="preserve">✔️ Priority onboarding &amp; support</w:t>
      </w:r>
    </w:p>
    <w:p w:rsidR="00000000" w:rsidDel="00000000" w:rsidP="00000000" w:rsidRDefault="00000000" w:rsidRPr="00000000" w14:paraId="000001CB">
      <w:pPr>
        <w:ind w:left="0" w:firstLine="0"/>
        <w:rPr/>
      </w:pPr>
      <w:r w:rsidDel="00000000" w:rsidR="00000000" w:rsidRPr="00000000">
        <w:rPr>
          <w:rtl w:val="0"/>
        </w:rPr>
        <w:t xml:space="preserve">✔️ </w:t>
      </w:r>
      <w:r w:rsidDel="00000000" w:rsidR="00000000" w:rsidRPr="00000000">
        <w:rPr>
          <w:b w:val="1"/>
          <w:bCs w:val="1"/>
          <w:rtl w:val="0"/>
        </w:rPr>
        <w:t xml:space="preserve">1-month free trial</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highlight w:val="yellow"/>
        </w:rPr>
      </w:pPr>
      <w:r w:rsidDel="00000000" w:rsidR="00000000" w:rsidRPr="00000000">
        <w:rPr>
          <w:rtl w:val="0"/>
        </w:rPr>
      </w:r>
    </w:p>
    <w:p w:rsidR="00000000" w:rsidDel="00000000" w:rsidP="00000000" w:rsidRDefault="00000000" w:rsidRPr="00000000" w14:paraId="000001CE">
      <w:pPr>
        <w:rPr>
          <w:b w:val="1"/>
          <w:bCs w:val="1"/>
          <w:highlight w:val="yellow"/>
        </w:rPr>
      </w:pPr>
      <w:r w:rsidDel="00000000" w:rsidR="00000000" w:rsidRPr="00000000">
        <w:rPr>
          <w:rtl w:val="0"/>
        </w:rPr>
      </w:r>
    </w:p>
    <w:p w:rsidR="00000000" w:rsidDel="00000000" w:rsidP="00000000" w:rsidRDefault="00000000" w:rsidRPr="00000000" w14:paraId="000001CF">
      <w:pPr>
        <w:rPr>
          <w:b w:val="1"/>
          <w:bCs w:val="1"/>
          <w:highlight w:val="yellow"/>
        </w:rPr>
      </w:pP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a7et93mivwtb" w:id="7"/>
      <w:bookmarkEnd w:id="7"/>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color w:val="000000"/>
          <w:sz w:val="26"/>
          <w:szCs w:val="26"/>
          <w:highlight w:val="yellow"/>
        </w:rPr>
      </w:pPr>
      <w:bookmarkStart w:colFirst="0" w:colLast="0" w:name="_bic6nggqwin1" w:id="8"/>
      <w:bookmarkEnd w:id="8"/>
      <w:r w:rsidDel="00000000" w:rsidR="00000000" w:rsidRPr="00000000">
        <w:rPr>
          <w:b w:val="1"/>
          <w:bCs w:val="1"/>
          <w:color w:val="000000"/>
          <w:sz w:val="26"/>
          <w:szCs w:val="26"/>
          <w:highlight w:val="yellow"/>
          <w:rtl w:val="0"/>
        </w:rPr>
        <w:t xml:space="preserve">(What keeps subscriptions alive even without guaranteed demand)</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What keeps mentors paying even with low student traffic:</w:t>
      </w:r>
    </w:p>
    <w:p w:rsidR="00000000" w:rsidDel="00000000" w:rsidP="00000000" w:rsidRDefault="00000000" w:rsidRPr="00000000" w14:paraId="000001D3">
      <w:pPr>
        <w:numPr>
          <w:ilvl w:val="0"/>
          <w:numId w:val="67"/>
        </w:numPr>
        <w:spacing w:after="0" w:afterAutospacing="0" w:before="240" w:lineRule="auto"/>
        <w:ind w:left="720" w:hanging="360"/>
      </w:pPr>
      <w:r w:rsidDel="00000000" w:rsidR="00000000" w:rsidRPr="00000000">
        <w:rPr>
          <w:rtl w:val="0"/>
        </w:rPr>
        <w:t xml:space="preserve">Sessions scheduled </w:t>
      </w:r>
      <w:r w:rsidDel="00000000" w:rsidR="00000000" w:rsidRPr="00000000">
        <w:rPr>
          <w:b w:val="1"/>
          <w:bCs w:val="1"/>
          <w:rtl w:val="0"/>
        </w:rPr>
        <w:t xml:space="preserve">inside</w:t>
      </w:r>
      <w:r w:rsidDel="00000000" w:rsidR="00000000" w:rsidRPr="00000000">
        <w:rPr>
          <w:rtl w:val="0"/>
        </w:rPr>
        <w:t xml:space="preserve"> EmpowerEd</w:t>
        <w:br w:type="textWrapping"/>
      </w:r>
    </w:p>
    <w:p w:rsidR="00000000" w:rsidDel="00000000" w:rsidP="00000000" w:rsidRDefault="00000000" w:rsidRPr="00000000" w14:paraId="000001D4">
      <w:pPr>
        <w:numPr>
          <w:ilvl w:val="0"/>
          <w:numId w:val="67"/>
        </w:numPr>
        <w:spacing w:after="0" w:afterAutospacing="0" w:before="0" w:beforeAutospacing="0" w:lineRule="auto"/>
        <w:ind w:left="720" w:hanging="360"/>
      </w:pPr>
      <w:r w:rsidDel="00000000" w:rsidR="00000000" w:rsidRPr="00000000">
        <w:rPr>
          <w:rtl w:val="0"/>
        </w:rPr>
        <w:t xml:space="preserve">Payments flowing </w:t>
      </w:r>
      <w:r w:rsidDel="00000000" w:rsidR="00000000" w:rsidRPr="00000000">
        <w:rPr>
          <w:b w:val="1"/>
          <w:bCs w:val="1"/>
          <w:rtl w:val="0"/>
        </w:rPr>
        <w:t xml:space="preserve">through</w:t>
      </w:r>
      <w:r w:rsidDel="00000000" w:rsidR="00000000" w:rsidRPr="00000000">
        <w:rPr>
          <w:rtl w:val="0"/>
        </w:rPr>
        <w:t xml:space="preserve"> EmpowerEd</w:t>
        <w:br w:type="textWrapping"/>
      </w:r>
    </w:p>
    <w:p w:rsidR="00000000" w:rsidDel="00000000" w:rsidP="00000000" w:rsidRDefault="00000000" w:rsidRPr="00000000" w14:paraId="000001D5">
      <w:pPr>
        <w:numPr>
          <w:ilvl w:val="0"/>
          <w:numId w:val="67"/>
        </w:numPr>
        <w:spacing w:after="0" w:afterAutospacing="0" w:before="0" w:beforeAutospacing="0" w:lineRule="auto"/>
        <w:ind w:left="720" w:hanging="360"/>
      </w:pPr>
      <w:r w:rsidDel="00000000" w:rsidR="00000000" w:rsidRPr="00000000">
        <w:rPr>
          <w:rtl w:val="0"/>
        </w:rPr>
        <w:t xml:space="preserve">Weekly recurring billing already set up</w:t>
        <w:br w:type="textWrapping"/>
      </w:r>
    </w:p>
    <w:p w:rsidR="00000000" w:rsidDel="00000000" w:rsidP="00000000" w:rsidRDefault="00000000" w:rsidRPr="00000000" w14:paraId="000001D6">
      <w:pPr>
        <w:numPr>
          <w:ilvl w:val="0"/>
          <w:numId w:val="67"/>
        </w:numPr>
        <w:spacing w:after="0" w:afterAutospacing="0" w:before="0" w:beforeAutospacing="0" w:lineRule="auto"/>
        <w:ind w:left="720" w:hanging="360"/>
      </w:pPr>
      <w:r w:rsidDel="00000000" w:rsidR="00000000" w:rsidRPr="00000000">
        <w:rPr>
          <w:rtl w:val="0"/>
        </w:rPr>
        <w:t xml:space="preserve">AI lesson plans stored in their account</w:t>
        <w:br w:type="textWrapping"/>
      </w:r>
    </w:p>
    <w:p w:rsidR="00000000" w:rsidDel="00000000" w:rsidP="00000000" w:rsidRDefault="00000000" w:rsidRPr="00000000" w14:paraId="000001D7">
      <w:pPr>
        <w:numPr>
          <w:ilvl w:val="0"/>
          <w:numId w:val="67"/>
        </w:numPr>
        <w:spacing w:after="240" w:before="0" w:beforeAutospacing="0" w:lineRule="auto"/>
        <w:ind w:left="720" w:hanging="360"/>
      </w:pPr>
      <w:r w:rsidDel="00000000" w:rsidR="00000000" w:rsidRPr="00000000">
        <w:rPr>
          <w:rtl w:val="0"/>
        </w:rPr>
        <w:t xml:space="preserve">Client/session history living in one place</w:t>
      </w:r>
    </w:p>
    <w:p w:rsidR="00000000" w:rsidDel="00000000" w:rsidP="00000000" w:rsidRDefault="00000000" w:rsidRPr="00000000" w14:paraId="000001D8">
      <w:pPr>
        <w:pStyle w:val="Heading2"/>
        <w:keepNext w:val="0"/>
        <w:keepLines w:val="0"/>
        <w:spacing w:after="80" w:lineRule="auto"/>
        <w:ind w:left="0" w:firstLine="0"/>
        <w:rPr>
          <w:b w:val="1"/>
          <w:bCs w:val="1"/>
          <w:sz w:val="34"/>
          <w:szCs w:val="34"/>
        </w:rPr>
      </w:pPr>
      <w:bookmarkStart w:colFirst="0" w:colLast="0" w:name="_mc033ed8p9kj" w:id="9"/>
      <w:bookmarkEnd w:id="9"/>
      <w:r w:rsidDel="00000000" w:rsidR="00000000" w:rsidRPr="00000000">
        <w:rPr>
          <w:b w:val="1"/>
          <w:bCs w:val="1"/>
          <w:sz w:val="34"/>
          <w:szCs w:val="34"/>
          <w:rtl w:val="0"/>
        </w:rPr>
        <w:t xml:space="preserve">Weekly habit triggers (very important)</w:t>
      </w:r>
    </w:p>
    <w:p w:rsidR="00000000" w:rsidDel="00000000" w:rsidP="00000000" w:rsidRDefault="00000000" w:rsidRPr="00000000" w14:paraId="000001D9">
      <w:pPr>
        <w:spacing w:after="240" w:before="240" w:lineRule="auto"/>
        <w:rPr/>
      </w:pPr>
      <w:r w:rsidDel="00000000" w:rsidR="00000000" w:rsidRPr="00000000">
        <w:rPr>
          <w:rtl w:val="0"/>
        </w:rPr>
        <w:t xml:space="preserve">Mentors don’t churn when:</w:t>
      </w:r>
    </w:p>
    <w:p w:rsidR="00000000" w:rsidDel="00000000" w:rsidP="00000000" w:rsidRDefault="00000000" w:rsidRPr="00000000" w14:paraId="000001DA">
      <w:pPr>
        <w:numPr>
          <w:ilvl w:val="0"/>
          <w:numId w:val="60"/>
        </w:numPr>
        <w:spacing w:after="0" w:afterAutospacing="0" w:before="240" w:lineRule="auto"/>
        <w:ind w:left="720" w:hanging="360"/>
      </w:pPr>
      <w:r w:rsidDel="00000000" w:rsidR="00000000" w:rsidRPr="00000000">
        <w:rPr>
          <w:rtl w:val="0"/>
        </w:rPr>
        <w:t xml:space="preserve">They log in </w:t>
      </w:r>
      <w:r w:rsidDel="00000000" w:rsidR="00000000" w:rsidRPr="00000000">
        <w:rPr>
          <w:b w:val="1"/>
          <w:bCs w:val="1"/>
          <w:rtl w:val="0"/>
        </w:rPr>
        <w:t xml:space="preserve">at least once per week</w:t>
        <w:br w:type="textWrapping"/>
      </w:r>
    </w:p>
    <w:p w:rsidR="00000000" w:rsidDel="00000000" w:rsidP="00000000" w:rsidRDefault="00000000" w:rsidRPr="00000000" w14:paraId="000001DB">
      <w:pPr>
        <w:numPr>
          <w:ilvl w:val="0"/>
          <w:numId w:val="60"/>
        </w:numPr>
        <w:spacing w:after="240" w:before="0" w:beforeAutospacing="0" w:lineRule="auto"/>
        <w:ind w:left="720" w:hanging="360"/>
      </w:pPr>
      <w:r w:rsidDel="00000000" w:rsidR="00000000" w:rsidRPr="00000000">
        <w:rPr>
          <w:rtl w:val="0"/>
        </w:rPr>
        <w:t xml:space="preserve">Something “moves” every week</w:t>
        <w:br w:type="textWrapping"/>
      </w:r>
    </w:p>
    <w:p w:rsidR="00000000" w:rsidDel="00000000" w:rsidP="00000000" w:rsidRDefault="00000000" w:rsidRPr="00000000" w14:paraId="000001DC">
      <w:pPr>
        <w:spacing w:after="240" w:before="240" w:lineRule="auto"/>
        <w:rPr/>
      </w:pPr>
      <w:r w:rsidDel="00000000" w:rsidR="00000000" w:rsidRPr="00000000">
        <w:rPr>
          <w:rtl w:val="0"/>
        </w:rPr>
        <w:t xml:space="preserve">Business strongest weekly triggers (based on the feature set):</w:t>
      </w:r>
    </w:p>
    <w:p w:rsidR="00000000" w:rsidDel="00000000" w:rsidP="00000000" w:rsidRDefault="00000000" w:rsidRPr="00000000" w14:paraId="000001DD">
      <w:pPr>
        <w:numPr>
          <w:ilvl w:val="0"/>
          <w:numId w:val="45"/>
        </w:numPr>
        <w:spacing w:after="0" w:afterAutospacing="0" w:before="240" w:lineRule="auto"/>
        <w:ind w:left="720" w:hanging="360"/>
      </w:pPr>
      <w:r w:rsidDel="00000000" w:rsidR="00000000" w:rsidRPr="00000000">
        <w:rPr>
          <w:rtl w:val="0"/>
        </w:rPr>
        <w:t xml:space="preserve">Session reminders</w:t>
        <w:br w:type="textWrapping"/>
      </w:r>
    </w:p>
    <w:p w:rsidR="00000000" w:rsidDel="00000000" w:rsidP="00000000" w:rsidRDefault="00000000" w:rsidRPr="00000000" w14:paraId="000001DE">
      <w:pPr>
        <w:numPr>
          <w:ilvl w:val="0"/>
          <w:numId w:val="45"/>
        </w:numPr>
        <w:spacing w:after="0" w:afterAutospacing="0" w:before="0" w:beforeAutospacing="0" w:lineRule="auto"/>
        <w:ind w:left="720" w:hanging="360"/>
      </w:pPr>
      <w:r w:rsidDel="00000000" w:rsidR="00000000" w:rsidRPr="00000000">
        <w:rPr>
          <w:rtl w:val="0"/>
        </w:rPr>
        <w:t xml:space="preserve">Weekly billing notifications</w:t>
        <w:br w:type="textWrapping"/>
      </w:r>
    </w:p>
    <w:p w:rsidR="00000000" w:rsidDel="00000000" w:rsidP="00000000" w:rsidRDefault="00000000" w:rsidRPr="00000000" w14:paraId="000001DF">
      <w:pPr>
        <w:numPr>
          <w:ilvl w:val="0"/>
          <w:numId w:val="45"/>
        </w:numPr>
        <w:spacing w:after="0" w:afterAutospacing="0" w:before="0" w:beforeAutospacing="0" w:lineRule="auto"/>
        <w:ind w:left="720" w:hanging="360"/>
      </w:pPr>
      <w:r w:rsidDel="00000000" w:rsidR="00000000" w:rsidRPr="00000000">
        <w:rPr>
          <w:rtl w:val="0"/>
        </w:rPr>
        <w:t xml:space="preserve">AI lesson planning before sessions</w:t>
        <w:br w:type="textWrapping"/>
      </w:r>
    </w:p>
    <w:p w:rsidR="00000000" w:rsidDel="00000000" w:rsidP="00000000" w:rsidRDefault="00000000" w:rsidRPr="00000000" w14:paraId="000001E0">
      <w:pPr>
        <w:numPr>
          <w:ilvl w:val="0"/>
          <w:numId w:val="45"/>
        </w:numPr>
        <w:spacing w:after="0" w:afterAutospacing="0" w:before="0" w:beforeAutospacing="0" w:lineRule="auto"/>
        <w:ind w:left="720" w:hanging="360"/>
      </w:pPr>
      <w:r w:rsidDel="00000000" w:rsidR="00000000" w:rsidRPr="00000000">
        <w:rPr>
          <w:rtl w:val="0"/>
        </w:rPr>
        <w:t xml:space="preserve">Reschedule / cancel flows</w:t>
        <w:br w:type="textWrapping"/>
      </w:r>
    </w:p>
    <w:p w:rsidR="00000000" w:rsidDel="00000000" w:rsidP="00000000" w:rsidRDefault="00000000" w:rsidRPr="00000000" w14:paraId="000001E1">
      <w:pPr>
        <w:numPr>
          <w:ilvl w:val="0"/>
          <w:numId w:val="45"/>
        </w:numPr>
        <w:spacing w:after="240" w:before="0" w:beforeAutospacing="0" w:lineRule="auto"/>
        <w:ind w:left="720" w:hanging="360"/>
      </w:pPr>
      <w:r w:rsidDel="00000000" w:rsidR="00000000" w:rsidRPr="00000000">
        <w:rPr>
          <w:rtl w:val="0"/>
        </w:rPr>
        <w:t xml:space="preserve">Profile view analytics (Pro / Premium)</w:t>
        <w:br w:type="textWrapping"/>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Retention rule:</w:t>
      </w:r>
    </w:p>
    <w:p w:rsidR="00000000" w:rsidDel="00000000" w:rsidP="00000000" w:rsidRDefault="00000000" w:rsidRPr="00000000" w14:paraId="000001E3">
      <w:pPr>
        <w:spacing w:after="240" w:before="240" w:lineRule="auto"/>
        <w:ind w:left="600" w:right="600" w:firstLine="0"/>
        <w:rPr/>
      </w:pPr>
      <w:r w:rsidDel="00000000" w:rsidR="00000000" w:rsidRPr="00000000">
        <w:rPr>
          <w:rtl w:val="0"/>
        </w:rPr>
        <w:t xml:space="preserve">No weekly touchpoint = silent churn risk.</w:t>
      </w:r>
    </w:p>
    <w:p w:rsidR="00000000" w:rsidDel="00000000" w:rsidP="00000000" w:rsidRDefault="00000000" w:rsidRPr="00000000" w14:paraId="000001E4">
      <w:pPr>
        <w:spacing w:after="240" w:before="240" w:lineRule="auto"/>
        <w:ind w:left="720" w:firstLine="0"/>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Student / Client-Side Features</w:t>
      </w:r>
    </w:p>
    <w:p w:rsidR="00000000" w:rsidDel="00000000" w:rsidP="00000000" w:rsidRDefault="00000000" w:rsidRPr="00000000" w14:paraId="000001E5">
      <w:pPr>
        <w:pStyle w:val="Heading3"/>
        <w:keepNext w:val="0"/>
        <w:keepLines w:val="0"/>
        <w:spacing w:before="280" w:lineRule="auto"/>
        <w:ind w:left="720" w:firstLine="0"/>
        <w:rPr>
          <w:b w:val="1"/>
          <w:bCs w:val="1"/>
          <w:color w:val="000000"/>
          <w:sz w:val="26"/>
          <w:szCs w:val="26"/>
          <w:highlight w:val="yellow"/>
        </w:rPr>
      </w:pPr>
      <w:bookmarkStart w:colFirst="0" w:colLast="0" w:name="_b0hsc0hp83oo" w:id="10"/>
      <w:bookmarkEnd w:id="10"/>
      <w:r w:rsidDel="00000000" w:rsidR="00000000" w:rsidRPr="00000000">
        <w:rPr>
          <w:b w:val="1"/>
          <w:bCs w:val="1"/>
          <w:color w:val="000000"/>
          <w:sz w:val="26"/>
          <w:szCs w:val="26"/>
          <w:highlight w:val="yellow"/>
          <w:rtl w:val="0"/>
        </w:rPr>
        <w:t xml:space="preserve">(What makes students actually come and trust the platform)</w:t>
      </w:r>
    </w:p>
    <w:p w:rsidR="00000000" w:rsidDel="00000000" w:rsidP="00000000" w:rsidRDefault="00000000" w:rsidRPr="00000000" w14:paraId="000001E6">
      <w:pPr>
        <w:spacing w:after="240" w:before="240" w:lineRule="auto"/>
        <w:rPr/>
      </w:pPr>
      <w:r w:rsidDel="00000000" w:rsidR="00000000" w:rsidRPr="00000000">
        <w:rPr>
          <w:rtl w:val="0"/>
        </w:rPr>
        <w:t xml:space="preserve">Students are </w:t>
      </w:r>
      <w:r w:rsidDel="00000000" w:rsidR="00000000" w:rsidRPr="00000000">
        <w:rPr>
          <w:b w:val="1"/>
          <w:bCs w:val="1"/>
          <w:rtl w:val="0"/>
        </w:rPr>
        <w:t xml:space="preserve">not paying subscribers</w:t>
      </w:r>
      <w:r w:rsidDel="00000000" w:rsidR="00000000" w:rsidRPr="00000000">
        <w:rPr>
          <w:rtl w:val="0"/>
        </w:rPr>
        <w:t xml:space="preserve">, but they are the demand engine.</w:t>
        <w:br w:type="textWrapping"/>
        <w:t xml:space="preserve"> Their experience must feel:</w:t>
      </w:r>
    </w:p>
    <w:p w:rsidR="00000000" w:rsidDel="00000000" w:rsidP="00000000" w:rsidRDefault="00000000" w:rsidRPr="00000000" w14:paraId="000001E7">
      <w:pPr>
        <w:numPr>
          <w:ilvl w:val="0"/>
          <w:numId w:val="31"/>
        </w:numPr>
        <w:spacing w:after="0" w:afterAutospacing="0" w:before="240" w:lineRule="auto"/>
        <w:ind w:left="720" w:hanging="360"/>
      </w:pPr>
      <w:r w:rsidDel="00000000" w:rsidR="00000000" w:rsidRPr="00000000">
        <w:rPr>
          <w:rtl w:val="0"/>
        </w:rPr>
        <w:t xml:space="preserve">Simple</w:t>
        <w:br w:type="textWrapping"/>
      </w:r>
    </w:p>
    <w:p w:rsidR="00000000" w:rsidDel="00000000" w:rsidP="00000000" w:rsidRDefault="00000000" w:rsidRPr="00000000" w14:paraId="000001E8">
      <w:pPr>
        <w:numPr>
          <w:ilvl w:val="0"/>
          <w:numId w:val="31"/>
        </w:numPr>
        <w:spacing w:after="0" w:afterAutospacing="0" w:before="0" w:beforeAutospacing="0" w:lineRule="auto"/>
        <w:ind w:left="720" w:hanging="360"/>
      </w:pPr>
      <w:r w:rsidDel="00000000" w:rsidR="00000000" w:rsidRPr="00000000">
        <w:rPr>
          <w:rtl w:val="0"/>
        </w:rPr>
        <w:t xml:space="preserve">Safe</w:t>
        <w:br w:type="textWrapping"/>
      </w:r>
    </w:p>
    <w:p w:rsidR="00000000" w:rsidDel="00000000" w:rsidP="00000000" w:rsidRDefault="00000000" w:rsidRPr="00000000" w14:paraId="000001E9">
      <w:pPr>
        <w:numPr>
          <w:ilvl w:val="0"/>
          <w:numId w:val="31"/>
        </w:numPr>
        <w:spacing w:after="240" w:before="0" w:beforeAutospacing="0" w:lineRule="auto"/>
        <w:ind w:left="720" w:hanging="360"/>
      </w:pPr>
      <w:r w:rsidDel="00000000" w:rsidR="00000000" w:rsidRPr="00000000">
        <w:rPr>
          <w:rtl w:val="0"/>
        </w:rPr>
        <w:t xml:space="preserve">Flexible</w:t>
      </w:r>
    </w:p>
    <w:p w:rsidR="00000000" w:rsidDel="00000000" w:rsidP="00000000" w:rsidRDefault="00000000" w:rsidRPr="00000000" w14:paraId="000001EA">
      <w:pPr>
        <w:pStyle w:val="Heading2"/>
        <w:keepNext w:val="0"/>
        <w:keepLines w:val="0"/>
        <w:spacing w:after="80" w:lineRule="auto"/>
        <w:ind w:left="720" w:firstLine="0"/>
        <w:rPr>
          <w:b w:val="1"/>
          <w:bCs w:val="1"/>
          <w:sz w:val="34"/>
          <w:szCs w:val="34"/>
          <w:highlight w:val="yellow"/>
        </w:rPr>
      </w:pPr>
      <w:bookmarkStart w:colFirst="0" w:colLast="0" w:name="_2rt7qzajt1o3" w:id="11"/>
      <w:bookmarkEnd w:id="11"/>
      <w:r w:rsidDel="00000000" w:rsidR="00000000" w:rsidRPr="00000000">
        <w:rPr>
          <w:b w:val="1"/>
          <w:bCs w:val="1"/>
          <w:sz w:val="34"/>
          <w:szCs w:val="34"/>
          <w:highlight w:val="yellow"/>
          <w:rtl w:val="0"/>
        </w:rPr>
        <w:t xml:space="preserve">What Students Get </w:t>
      </w:r>
    </w:p>
    <w:p w:rsidR="00000000" w:rsidDel="00000000" w:rsidP="00000000" w:rsidRDefault="00000000" w:rsidRPr="00000000" w14:paraId="000001EB">
      <w:pPr>
        <w:pStyle w:val="Heading2"/>
        <w:keepNext w:val="0"/>
        <w:keepLines w:val="0"/>
        <w:spacing w:after="80" w:lineRule="auto"/>
        <w:ind w:left="720" w:firstLine="0"/>
        <w:rPr>
          <w:sz w:val="22"/>
          <w:szCs w:val="22"/>
        </w:rPr>
      </w:pPr>
      <w:bookmarkStart w:colFirst="0" w:colLast="0" w:name="_4owcv8kgx5aw" w:id="12"/>
      <w:bookmarkEnd w:id="12"/>
      <w:r w:rsidDel="00000000" w:rsidR="00000000" w:rsidRPr="00000000">
        <w:rPr>
          <w:sz w:val="22"/>
          <w:szCs w:val="22"/>
          <w:rtl w:val="0"/>
        </w:rPr>
        <w:t xml:space="preserve">Here’s how you frame student value </w:t>
      </w:r>
      <w:r w:rsidDel="00000000" w:rsidR="00000000" w:rsidRPr="00000000">
        <w:rPr>
          <w:b w:val="1"/>
          <w:bCs w:val="1"/>
          <w:sz w:val="22"/>
          <w:szCs w:val="22"/>
          <w:rtl w:val="0"/>
        </w:rPr>
        <w:t xml:space="preserve">without refunds</w:t>
      </w:r>
      <w:r w:rsidDel="00000000" w:rsidR="00000000" w:rsidRPr="00000000">
        <w:rPr>
          <w:sz w:val="22"/>
          <w:szCs w:val="22"/>
          <w:rtl w:val="0"/>
        </w:rPr>
        <w:t xml:space="preserve">:</w:t>
      </w:r>
    </w:p>
    <w:p w:rsidR="00000000" w:rsidDel="00000000" w:rsidP="00000000" w:rsidRDefault="00000000" w:rsidRPr="00000000" w14:paraId="000001EC">
      <w:pPr>
        <w:pStyle w:val="Heading3"/>
        <w:keepNext w:val="0"/>
        <w:keepLines w:val="0"/>
        <w:spacing w:before="280" w:lineRule="auto"/>
        <w:ind w:left="720" w:firstLine="0"/>
        <w:rPr>
          <w:b w:val="1"/>
          <w:bCs w:val="1"/>
          <w:color w:val="000000"/>
          <w:sz w:val="26"/>
          <w:szCs w:val="26"/>
        </w:rPr>
      </w:pPr>
      <w:bookmarkStart w:colFirst="0" w:colLast="0" w:name="_tdsx7if1m8gt" w:id="13"/>
      <w:bookmarkEnd w:id="13"/>
      <w:r w:rsidDel="00000000" w:rsidR="00000000" w:rsidRPr="00000000">
        <w:rPr>
          <w:b w:val="1"/>
          <w:bCs w:val="1"/>
          <w:color w:val="000000"/>
          <w:sz w:val="26"/>
          <w:szCs w:val="26"/>
          <w:rtl w:val="0"/>
        </w:rPr>
        <w:t xml:space="preserve">Student Value Proposition</w:t>
      </w:r>
    </w:p>
    <w:p w:rsidR="00000000" w:rsidDel="00000000" w:rsidP="00000000" w:rsidRDefault="00000000" w:rsidRPr="00000000" w14:paraId="000001ED">
      <w:pPr>
        <w:numPr>
          <w:ilvl w:val="0"/>
          <w:numId w:val="78"/>
        </w:numPr>
        <w:spacing w:after="0" w:afterAutospacing="0" w:before="240" w:lineRule="auto"/>
        <w:ind w:left="720" w:hanging="360"/>
      </w:pPr>
      <w:r w:rsidDel="00000000" w:rsidR="00000000" w:rsidRPr="00000000">
        <w:rPr>
          <w:rtl w:val="0"/>
        </w:rPr>
        <w:t xml:space="preserve">Weekly billing (no large upfront risk)</w:t>
        <w:br w:type="textWrapping"/>
      </w:r>
    </w:p>
    <w:p w:rsidR="00000000" w:rsidDel="00000000" w:rsidP="00000000" w:rsidRDefault="00000000" w:rsidRPr="00000000" w14:paraId="000001EE">
      <w:pPr>
        <w:numPr>
          <w:ilvl w:val="0"/>
          <w:numId w:val="78"/>
        </w:numPr>
        <w:spacing w:after="0" w:afterAutospacing="0" w:before="0" w:beforeAutospacing="0" w:lineRule="auto"/>
        <w:ind w:left="720" w:hanging="360"/>
      </w:pPr>
      <w:r w:rsidDel="00000000" w:rsidR="00000000" w:rsidRPr="00000000">
        <w:rPr>
          <w:rtl w:val="0"/>
        </w:rPr>
        <w:t xml:space="preserve">Flexible cancellation of future payments</w:t>
        <w:br w:type="textWrapping"/>
      </w:r>
    </w:p>
    <w:p w:rsidR="00000000" w:rsidDel="00000000" w:rsidP="00000000" w:rsidRDefault="00000000" w:rsidRPr="00000000" w14:paraId="000001EF">
      <w:pPr>
        <w:numPr>
          <w:ilvl w:val="0"/>
          <w:numId w:val="78"/>
        </w:numPr>
        <w:spacing w:after="0" w:afterAutospacing="0" w:before="0" w:beforeAutospacing="0" w:lineRule="auto"/>
        <w:ind w:left="720" w:hanging="360"/>
      </w:pPr>
      <w:r w:rsidDel="00000000" w:rsidR="00000000" w:rsidRPr="00000000">
        <w:rPr>
          <w:rtl w:val="0"/>
        </w:rPr>
        <w:t xml:space="preserve">Transparent scheduling rules</w:t>
        <w:br w:type="textWrapping"/>
      </w:r>
    </w:p>
    <w:p w:rsidR="00000000" w:rsidDel="00000000" w:rsidP="00000000" w:rsidRDefault="00000000" w:rsidRPr="00000000" w14:paraId="000001F0">
      <w:pPr>
        <w:numPr>
          <w:ilvl w:val="0"/>
          <w:numId w:val="78"/>
        </w:numPr>
        <w:spacing w:after="0" w:afterAutospacing="0" w:before="0" w:beforeAutospacing="0" w:lineRule="auto"/>
        <w:ind w:left="720" w:hanging="360"/>
        <w:rPr>
          <w:highlight w:val="yellow"/>
        </w:rPr>
      </w:pPr>
      <w:r w:rsidDel="00000000" w:rsidR="00000000" w:rsidRPr="00000000">
        <w:rPr>
          <w:highlight w:val="yellow"/>
          <w:rtl w:val="0"/>
        </w:rPr>
        <w:t xml:space="preserve">Makeup session credits instead of refunds (From mentors) New!</w:t>
        <w:br w:type="textWrapping"/>
      </w:r>
    </w:p>
    <w:p w:rsidR="00000000" w:rsidDel="00000000" w:rsidP="00000000" w:rsidRDefault="00000000" w:rsidRPr="00000000" w14:paraId="000001F1">
      <w:pPr>
        <w:numPr>
          <w:ilvl w:val="0"/>
          <w:numId w:val="78"/>
        </w:numPr>
        <w:spacing w:after="0" w:afterAutospacing="0" w:before="0" w:beforeAutospacing="0" w:lineRule="auto"/>
        <w:ind w:left="720" w:hanging="360"/>
      </w:pPr>
      <w:r w:rsidDel="00000000" w:rsidR="00000000" w:rsidRPr="00000000">
        <w:rPr>
          <w:rtl w:val="0"/>
        </w:rPr>
        <w:t xml:space="preserve">Direct messages with mentor</w:t>
        <w:br w:type="textWrapping"/>
      </w:r>
    </w:p>
    <w:p w:rsidR="00000000" w:rsidDel="00000000" w:rsidP="00000000" w:rsidRDefault="00000000" w:rsidRPr="00000000" w14:paraId="000001F2">
      <w:pPr>
        <w:numPr>
          <w:ilvl w:val="0"/>
          <w:numId w:val="78"/>
        </w:numPr>
        <w:spacing w:after="240" w:before="0" w:beforeAutospacing="0" w:lineRule="auto"/>
        <w:ind w:left="720" w:hanging="360"/>
      </w:pPr>
      <w:r w:rsidDel="00000000" w:rsidR="00000000" w:rsidRPr="00000000">
        <w:rPr>
          <w:rtl w:val="0"/>
        </w:rPr>
        <w:t xml:space="preserve">Secure payments &amp; reminders</w:t>
        <w:br w:type="textWrapping"/>
      </w:r>
    </w:p>
    <w:p w:rsidR="00000000" w:rsidDel="00000000" w:rsidP="00000000" w:rsidRDefault="00000000" w:rsidRPr="00000000" w14:paraId="000001F3">
      <w:pPr>
        <w:spacing w:after="240" w:before="240" w:lineRule="auto"/>
        <w:rPr/>
      </w:pPr>
      <w:r w:rsidDel="00000000" w:rsidR="00000000" w:rsidRPr="00000000">
        <w:rPr>
          <w:rtl w:val="0"/>
        </w:rPr>
        <w:t xml:space="preserve">👉 Students feel </w:t>
      </w:r>
      <w:r w:rsidDel="00000000" w:rsidR="00000000" w:rsidRPr="00000000">
        <w:rPr>
          <w:b w:val="1"/>
          <w:bCs w:val="1"/>
          <w:rtl w:val="0"/>
        </w:rPr>
        <w:t xml:space="preserve">safe</w:t>
      </w:r>
      <w:r w:rsidDel="00000000" w:rsidR="00000000" w:rsidRPr="00000000">
        <w:rPr>
          <w:rtl w:val="0"/>
        </w:rPr>
        <w:t xml:space="preserve">, even without refunds.</w:t>
      </w:r>
    </w:p>
    <w:p w:rsidR="00000000" w:rsidDel="00000000" w:rsidP="00000000" w:rsidRDefault="00000000" w:rsidRPr="00000000" w14:paraId="000001F4">
      <w:pPr>
        <w:spacing w:after="240" w:before="240" w:lineRule="auto"/>
        <w:ind w:left="720" w:firstLine="0"/>
        <w:rPr/>
      </w:pPr>
      <w:r w:rsidDel="00000000" w:rsidR="00000000" w:rsidRPr="00000000">
        <w:rPr>
          <w:rtl w:val="0"/>
        </w:rPr>
      </w:r>
    </w:p>
    <w:p w:rsidR="00000000" w:rsidDel="00000000" w:rsidP="00000000" w:rsidRDefault="00000000" w:rsidRPr="00000000" w14:paraId="000001F5">
      <w:pPr>
        <w:spacing w:after="240" w:before="240" w:lineRule="auto"/>
        <w:ind w:left="720" w:firstLine="0"/>
        <w:rPr/>
      </w:pP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ind w:left="720" w:firstLine="0"/>
        <w:rPr>
          <w:b w:val="1"/>
          <w:bCs w:val="1"/>
          <w:sz w:val="46"/>
          <w:szCs w:val="46"/>
          <w:highlight w:val="yellow"/>
        </w:rPr>
      </w:pPr>
      <w:bookmarkStart w:colFirst="0" w:colLast="0" w:name="_ltvx3pi043dd" w:id="14"/>
      <w:bookmarkEnd w:id="14"/>
      <w:r w:rsidDel="00000000" w:rsidR="00000000" w:rsidRPr="00000000">
        <w:rPr>
          <w:b w:val="1"/>
          <w:bCs w:val="1"/>
          <w:sz w:val="46"/>
          <w:szCs w:val="46"/>
          <w:highlight w:val="yellow"/>
          <w:rtl w:val="0"/>
        </w:rPr>
        <w:t xml:space="preserve">What Should Be Shown in the Demo (Investor View)</w:t>
      </w:r>
    </w:p>
    <w:p w:rsidR="00000000" w:rsidDel="00000000" w:rsidP="00000000" w:rsidRDefault="00000000" w:rsidRPr="00000000" w14:paraId="000001F7">
      <w:pPr>
        <w:spacing w:after="240" w:before="240" w:lineRule="auto"/>
        <w:rPr/>
      </w:pPr>
      <w:r w:rsidDel="00000000" w:rsidR="00000000" w:rsidRPr="00000000">
        <w:rPr>
          <w:rtl w:val="0"/>
        </w:rPr>
        <w:t xml:space="preserve">When investors see the demo, they should see </w:t>
      </w:r>
      <w:r w:rsidDel="00000000" w:rsidR="00000000" w:rsidRPr="00000000">
        <w:rPr>
          <w:b w:val="1"/>
          <w:bCs w:val="1"/>
          <w:rtl w:val="0"/>
        </w:rPr>
        <w:t xml:space="preserve">three flows</w:t>
      </w:r>
      <w:r w:rsidDel="00000000" w:rsidR="00000000" w:rsidRPr="00000000">
        <w:rPr>
          <w:rtl w:val="0"/>
        </w:rPr>
        <w:t xml:space="preserve">:</w:t>
      </w:r>
    </w:p>
    <w:p w:rsidR="00000000" w:rsidDel="00000000" w:rsidP="00000000" w:rsidRDefault="00000000" w:rsidRPr="00000000" w14:paraId="000001F8">
      <w:pPr>
        <w:pStyle w:val="Heading3"/>
        <w:keepNext w:val="0"/>
        <w:keepLines w:val="0"/>
        <w:spacing w:before="280" w:lineRule="auto"/>
        <w:ind w:left="720" w:firstLine="0"/>
        <w:rPr>
          <w:b w:val="1"/>
          <w:bCs w:val="1"/>
          <w:color w:val="000000"/>
          <w:sz w:val="26"/>
          <w:szCs w:val="26"/>
        </w:rPr>
      </w:pPr>
      <w:bookmarkStart w:colFirst="0" w:colLast="0" w:name="_zd1300djcikw" w:id="15"/>
      <w:bookmarkEnd w:id="15"/>
      <w:r w:rsidDel="00000000" w:rsidR="00000000" w:rsidRPr="00000000">
        <w:rPr>
          <w:rFonts w:ascii="Andika" w:cs="Andika" w:eastAsia="Andika" w:hAnsi="Andika"/>
          <w:b w:val="1"/>
          <w:bCs w:val="1"/>
          <w:color w:val="000000"/>
          <w:sz w:val="26"/>
          <w:szCs w:val="26"/>
          <w:rtl w:val="0"/>
        </w:rPr>
        <w:t xml:space="preserve">1️⃣ Mentor Flow (2–3 minutes)</w:t>
      </w:r>
    </w:p>
    <w:p w:rsidR="00000000" w:rsidDel="00000000" w:rsidP="00000000" w:rsidRDefault="00000000" w:rsidRPr="00000000" w14:paraId="000001F9">
      <w:pPr>
        <w:numPr>
          <w:ilvl w:val="0"/>
          <w:numId w:val="34"/>
        </w:numPr>
        <w:spacing w:after="0" w:afterAutospacing="0" w:before="240" w:lineRule="auto"/>
        <w:ind w:left="720" w:hanging="360"/>
      </w:pPr>
      <w:r w:rsidDel="00000000" w:rsidR="00000000" w:rsidRPr="00000000">
        <w:rPr>
          <w:rtl w:val="0"/>
        </w:rPr>
        <w:t xml:space="preserve">Create mentor profile</w:t>
        <w:br w:type="textWrapping"/>
      </w:r>
    </w:p>
    <w:p w:rsidR="00000000" w:rsidDel="00000000" w:rsidP="00000000" w:rsidRDefault="00000000" w:rsidRPr="00000000" w14:paraId="000001FA">
      <w:pPr>
        <w:numPr>
          <w:ilvl w:val="0"/>
          <w:numId w:val="34"/>
        </w:numPr>
        <w:spacing w:after="0" w:afterAutospacing="0" w:before="0" w:beforeAutospacing="0" w:lineRule="auto"/>
        <w:ind w:left="720" w:hanging="360"/>
      </w:pPr>
      <w:r w:rsidDel="00000000" w:rsidR="00000000" w:rsidRPr="00000000">
        <w:rPr>
          <w:rtl w:val="0"/>
        </w:rPr>
        <w:t xml:space="preserve">Set availability &amp; weekly recurring sessions</w:t>
        <w:br w:type="textWrapping"/>
      </w:r>
    </w:p>
    <w:p w:rsidR="00000000" w:rsidDel="00000000" w:rsidP="00000000" w:rsidRDefault="00000000" w:rsidRPr="00000000" w14:paraId="000001FB">
      <w:pPr>
        <w:numPr>
          <w:ilvl w:val="0"/>
          <w:numId w:val="34"/>
        </w:numPr>
        <w:spacing w:after="0" w:afterAutospacing="0" w:before="0" w:beforeAutospacing="0" w:lineRule="auto"/>
        <w:ind w:left="720" w:hanging="360"/>
      </w:pPr>
      <w:r w:rsidDel="00000000" w:rsidR="00000000" w:rsidRPr="00000000">
        <w:rPr>
          <w:rtl w:val="0"/>
        </w:rPr>
        <w:t xml:space="preserve">Schedule a live session</w:t>
        <w:br w:type="textWrapping"/>
      </w:r>
    </w:p>
    <w:p w:rsidR="00000000" w:rsidDel="00000000" w:rsidP="00000000" w:rsidRDefault="00000000" w:rsidRPr="00000000" w14:paraId="000001FC">
      <w:pPr>
        <w:numPr>
          <w:ilvl w:val="0"/>
          <w:numId w:val="34"/>
        </w:numPr>
        <w:spacing w:after="0" w:afterAutospacing="0" w:before="0" w:beforeAutospacing="0" w:lineRule="auto"/>
        <w:ind w:left="720" w:hanging="360"/>
      </w:pPr>
      <w:r w:rsidDel="00000000" w:rsidR="00000000" w:rsidRPr="00000000">
        <w:rPr>
          <w:rtl w:val="0"/>
        </w:rPr>
        <w:t xml:space="preserve">Generate an AI-assisted lesson plan (Pro/Premium)</w:t>
        <w:br w:type="textWrapping"/>
      </w:r>
    </w:p>
    <w:p w:rsidR="00000000" w:rsidDel="00000000" w:rsidP="00000000" w:rsidRDefault="00000000" w:rsidRPr="00000000" w14:paraId="000001FD">
      <w:pPr>
        <w:numPr>
          <w:ilvl w:val="0"/>
          <w:numId w:val="34"/>
        </w:numPr>
        <w:spacing w:after="0" w:afterAutospacing="0" w:before="0" w:beforeAutospacing="0" w:lineRule="auto"/>
        <w:ind w:left="720" w:hanging="360"/>
      </w:pPr>
      <w:r w:rsidDel="00000000" w:rsidR="00000000" w:rsidRPr="00000000">
        <w:rPr>
          <w:rtl w:val="0"/>
        </w:rPr>
        <w:t xml:space="preserve">View mentor dashboard (sessions, payments, activity)</w:t>
      </w:r>
    </w:p>
    <w:p w:rsidR="00000000" w:rsidDel="00000000" w:rsidP="00000000" w:rsidRDefault="00000000" w:rsidRPr="00000000" w14:paraId="000001FE">
      <w:pPr>
        <w:numPr>
          <w:ilvl w:val="0"/>
          <w:numId w:val="3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ind w:left="720" w:firstLine="0"/>
        <w:rPr>
          <w:b w:val="1"/>
          <w:bCs w:val="1"/>
          <w:color w:val="000000"/>
          <w:sz w:val="26"/>
          <w:szCs w:val="26"/>
        </w:rPr>
      </w:pPr>
      <w:bookmarkStart w:colFirst="0" w:colLast="0" w:name="_w6j1i2xglmxo" w:id="16"/>
      <w:bookmarkEnd w:id="16"/>
      <w:r w:rsidDel="00000000" w:rsidR="00000000" w:rsidRPr="00000000">
        <w:rPr>
          <w:rFonts w:ascii="Andika" w:cs="Andika" w:eastAsia="Andika" w:hAnsi="Andika"/>
          <w:b w:val="1"/>
          <w:bCs w:val="1"/>
          <w:color w:val="000000"/>
          <w:sz w:val="26"/>
          <w:szCs w:val="26"/>
          <w:rtl w:val="0"/>
        </w:rPr>
        <w:t xml:space="preserve">2️⃣ Student Flow (1–2 minutes)</w:t>
      </w:r>
    </w:p>
    <w:p w:rsidR="00000000" w:rsidDel="00000000" w:rsidP="00000000" w:rsidRDefault="00000000" w:rsidRPr="00000000" w14:paraId="00000200">
      <w:pPr>
        <w:numPr>
          <w:ilvl w:val="0"/>
          <w:numId w:val="14"/>
        </w:numPr>
        <w:spacing w:after="0" w:afterAutospacing="0" w:before="240" w:lineRule="auto"/>
        <w:ind w:left="720" w:hanging="360"/>
      </w:pPr>
      <w:r w:rsidDel="00000000" w:rsidR="00000000" w:rsidRPr="00000000">
        <w:rPr>
          <w:rtl w:val="0"/>
        </w:rPr>
        <w:t xml:space="preserve">Find a mentor through the marketplace</w:t>
        <w:br w:type="textWrapping"/>
      </w:r>
    </w:p>
    <w:p w:rsidR="00000000" w:rsidDel="00000000" w:rsidP="00000000" w:rsidRDefault="00000000" w:rsidRPr="00000000" w14:paraId="00000201">
      <w:pPr>
        <w:numPr>
          <w:ilvl w:val="0"/>
          <w:numId w:val="14"/>
        </w:numPr>
        <w:spacing w:after="0" w:afterAutospacing="0" w:before="0" w:beforeAutospacing="0" w:lineRule="auto"/>
        <w:ind w:left="720" w:hanging="360"/>
      </w:pPr>
      <w:r w:rsidDel="00000000" w:rsidR="00000000" w:rsidRPr="00000000">
        <w:rPr>
          <w:rtl w:val="0"/>
        </w:rPr>
        <w:t xml:space="preserve">View mentor profile &amp; intro video</w:t>
        <w:br w:type="textWrapping"/>
      </w:r>
    </w:p>
    <w:p w:rsidR="00000000" w:rsidDel="00000000" w:rsidP="00000000" w:rsidRDefault="00000000" w:rsidRPr="00000000" w14:paraId="00000202">
      <w:pPr>
        <w:numPr>
          <w:ilvl w:val="0"/>
          <w:numId w:val="14"/>
        </w:numPr>
        <w:spacing w:after="0" w:afterAutospacing="0" w:before="0" w:beforeAutospacing="0" w:lineRule="auto"/>
        <w:ind w:left="720" w:hanging="360"/>
      </w:pPr>
      <w:r w:rsidDel="00000000" w:rsidR="00000000" w:rsidRPr="00000000">
        <w:rPr>
          <w:rtl w:val="0"/>
        </w:rPr>
        <w:t xml:space="preserve">Book a weekly session</w:t>
        <w:br w:type="textWrapping"/>
      </w:r>
    </w:p>
    <w:p w:rsidR="00000000" w:rsidDel="00000000" w:rsidP="00000000" w:rsidRDefault="00000000" w:rsidRPr="00000000" w14:paraId="00000203">
      <w:pPr>
        <w:numPr>
          <w:ilvl w:val="0"/>
          <w:numId w:val="14"/>
        </w:numPr>
        <w:spacing w:after="0" w:afterAutospacing="0" w:before="0" w:beforeAutospacing="0" w:lineRule="auto"/>
        <w:ind w:left="720" w:hanging="360"/>
      </w:pPr>
      <w:r w:rsidDel="00000000" w:rsidR="00000000" w:rsidRPr="00000000">
        <w:rPr>
          <w:rtl w:val="0"/>
        </w:rPr>
        <w:t xml:space="preserve">See the weekly billing and cancellation model</w:t>
        <w:br w:type="textWrapping"/>
      </w:r>
    </w:p>
    <w:p w:rsidR="00000000" w:rsidDel="00000000" w:rsidP="00000000" w:rsidRDefault="00000000" w:rsidRPr="00000000" w14:paraId="00000204">
      <w:pPr>
        <w:numPr>
          <w:ilvl w:val="0"/>
          <w:numId w:val="14"/>
        </w:numPr>
        <w:spacing w:after="0" w:afterAutospacing="0" w:before="0" w:beforeAutospacing="0" w:lineRule="auto"/>
        <w:ind w:left="720" w:hanging="360"/>
      </w:pPr>
      <w:r w:rsidDel="00000000" w:rsidR="00000000" w:rsidRPr="00000000">
        <w:rPr>
          <w:rtl w:val="0"/>
        </w:rPr>
        <w:t xml:space="preserve">Receive confirmation and reminders</w:t>
      </w:r>
    </w:p>
    <w:p w:rsidR="00000000" w:rsidDel="00000000" w:rsidP="00000000" w:rsidRDefault="00000000" w:rsidRPr="00000000" w14:paraId="00000205">
      <w:pPr>
        <w:numPr>
          <w:ilvl w:val="0"/>
          <w:numId w:val="1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ind w:left="720" w:firstLine="0"/>
        <w:rPr>
          <w:b w:val="1"/>
          <w:bCs w:val="1"/>
          <w:color w:val="000000"/>
          <w:sz w:val="26"/>
          <w:szCs w:val="26"/>
        </w:rPr>
      </w:pPr>
      <w:bookmarkStart w:colFirst="0" w:colLast="0" w:name="_xawj3gewsv22" w:id="17"/>
      <w:bookmarkEnd w:id="17"/>
      <w:r w:rsidDel="00000000" w:rsidR="00000000" w:rsidRPr="00000000">
        <w:rPr>
          <w:rFonts w:ascii="Andika" w:cs="Andika" w:eastAsia="Andika" w:hAnsi="Andika"/>
          <w:b w:val="1"/>
          <w:bCs w:val="1"/>
          <w:color w:val="000000"/>
          <w:sz w:val="26"/>
          <w:szCs w:val="26"/>
          <w:rtl w:val="0"/>
        </w:rPr>
        <w:t xml:space="preserve">3️⃣ Visibility Flow (1 minute)</w:t>
      </w:r>
    </w:p>
    <w:p w:rsidR="00000000" w:rsidDel="00000000" w:rsidP="00000000" w:rsidRDefault="00000000" w:rsidRPr="00000000" w14:paraId="00000207">
      <w:pPr>
        <w:numPr>
          <w:ilvl w:val="0"/>
          <w:numId w:val="38"/>
        </w:numPr>
        <w:spacing w:after="0" w:afterAutospacing="0" w:before="240" w:lineRule="auto"/>
        <w:ind w:left="720" w:hanging="360"/>
      </w:pPr>
      <w:r w:rsidDel="00000000" w:rsidR="00000000" w:rsidRPr="00000000">
        <w:rPr>
          <w:rtl w:val="0"/>
        </w:rPr>
        <w:t xml:space="preserve">Marketplace featured placement</w:t>
        <w:br w:type="textWrapping"/>
      </w:r>
    </w:p>
    <w:p w:rsidR="00000000" w:rsidDel="00000000" w:rsidP="00000000" w:rsidRDefault="00000000" w:rsidRPr="00000000" w14:paraId="00000208">
      <w:pPr>
        <w:numPr>
          <w:ilvl w:val="0"/>
          <w:numId w:val="38"/>
        </w:numPr>
        <w:spacing w:after="240" w:before="0" w:beforeAutospacing="0" w:lineRule="auto"/>
        <w:ind w:left="720" w:hanging="360"/>
      </w:pPr>
      <w:r w:rsidDel="00000000" w:rsidR="00000000" w:rsidRPr="00000000">
        <w:rPr>
          <w:rtl w:val="0"/>
        </w:rPr>
        <w:t xml:space="preserve">Social spotlight example</w:t>
        <w:br w:type="textWrapping"/>
      </w:r>
    </w:p>
    <w:p w:rsidR="00000000" w:rsidDel="00000000" w:rsidP="00000000" w:rsidRDefault="00000000" w:rsidRPr="00000000" w14:paraId="00000209">
      <w:pPr>
        <w:pStyle w:val="Heading3"/>
        <w:keepNext w:val="0"/>
        <w:keepLines w:val="0"/>
        <w:spacing w:before="280" w:lineRule="auto"/>
        <w:ind w:left="0" w:firstLine="0"/>
        <w:rPr>
          <w:b w:val="1"/>
          <w:bCs w:val="1"/>
          <w:color w:val="000000"/>
          <w:sz w:val="26"/>
          <w:szCs w:val="26"/>
        </w:rPr>
      </w:pPr>
      <w:bookmarkStart w:colFirst="0" w:colLast="0" w:name="_ksyj4zid8z69" w:id="18"/>
      <w:bookmarkEnd w:id="18"/>
      <w:r w:rsidDel="00000000" w:rsidR="00000000" w:rsidRPr="00000000">
        <w:rPr>
          <w:rFonts w:ascii="Andika" w:cs="Andika" w:eastAsia="Andika" w:hAnsi="Andika"/>
          <w:b w:val="1"/>
          <w:bCs w:val="1"/>
          <w:color w:val="000000"/>
          <w:sz w:val="26"/>
          <w:szCs w:val="26"/>
          <w:rtl w:val="0"/>
        </w:rPr>
        <w:t xml:space="preserve">          4️⃣ Admin Flow (1–2 minutes)</w:t>
      </w:r>
    </w:p>
    <w:p w:rsidR="00000000" w:rsidDel="00000000" w:rsidP="00000000" w:rsidRDefault="00000000" w:rsidRPr="00000000" w14:paraId="0000020A">
      <w:pPr>
        <w:spacing w:after="240" w:before="240" w:lineRule="auto"/>
        <w:rPr>
          <w:i w:val="1"/>
          <w:iCs w:val="1"/>
        </w:rPr>
      </w:pPr>
      <w:r w:rsidDel="00000000" w:rsidR="00000000" w:rsidRPr="00000000">
        <w:rPr>
          <w:i w:val="1"/>
          <w:iCs w:val="1"/>
          <w:rtl w:val="0"/>
        </w:rPr>
        <w:t xml:space="preserve">This is critical for investors</w:t>
      </w:r>
    </w:p>
    <w:p w:rsidR="00000000" w:rsidDel="00000000" w:rsidP="00000000" w:rsidRDefault="00000000" w:rsidRPr="00000000" w14:paraId="0000020B">
      <w:pPr>
        <w:numPr>
          <w:ilvl w:val="0"/>
          <w:numId w:val="41"/>
        </w:numPr>
        <w:spacing w:after="0" w:afterAutospacing="0" w:before="240" w:lineRule="auto"/>
        <w:ind w:left="720" w:hanging="360"/>
      </w:pPr>
      <w:r w:rsidDel="00000000" w:rsidR="00000000" w:rsidRPr="00000000">
        <w:rPr>
          <w:rtl w:val="0"/>
        </w:rPr>
        <w:t xml:space="preserve">View all mentors and plan tiers (Standard / Pro / Premium)</w:t>
        <w:br w:type="textWrapping"/>
      </w:r>
    </w:p>
    <w:p w:rsidR="00000000" w:rsidDel="00000000" w:rsidP="00000000" w:rsidRDefault="00000000" w:rsidRPr="00000000" w14:paraId="0000020C">
      <w:pPr>
        <w:numPr>
          <w:ilvl w:val="0"/>
          <w:numId w:val="41"/>
        </w:numPr>
        <w:spacing w:after="0" w:afterAutospacing="0" w:before="0" w:beforeAutospacing="0" w:lineRule="auto"/>
        <w:ind w:left="720" w:hanging="360"/>
      </w:pPr>
      <w:r w:rsidDel="00000000" w:rsidR="00000000" w:rsidRPr="00000000">
        <w:rPr>
          <w:rtl w:val="0"/>
        </w:rPr>
        <w:t xml:space="preserve">Approve or manage featured placements</w:t>
        <w:br w:type="textWrapping"/>
      </w:r>
    </w:p>
    <w:p w:rsidR="00000000" w:rsidDel="00000000" w:rsidP="00000000" w:rsidRDefault="00000000" w:rsidRPr="00000000" w14:paraId="0000020D">
      <w:pPr>
        <w:numPr>
          <w:ilvl w:val="0"/>
          <w:numId w:val="41"/>
        </w:numPr>
        <w:spacing w:after="0" w:afterAutospacing="0" w:before="0" w:beforeAutospacing="0" w:lineRule="auto"/>
        <w:ind w:left="720" w:hanging="360"/>
      </w:pPr>
      <w:r w:rsidDel="00000000" w:rsidR="00000000" w:rsidRPr="00000000">
        <w:rPr>
          <w:rtl w:val="0"/>
        </w:rPr>
        <w:t xml:space="preserve">Manage visibility slots and limits</w:t>
        <w:br w:type="textWrapping"/>
      </w:r>
    </w:p>
    <w:p w:rsidR="00000000" w:rsidDel="00000000" w:rsidP="00000000" w:rsidRDefault="00000000" w:rsidRPr="00000000" w14:paraId="0000020E">
      <w:pPr>
        <w:numPr>
          <w:ilvl w:val="0"/>
          <w:numId w:val="41"/>
        </w:numPr>
        <w:spacing w:after="0" w:afterAutospacing="0" w:before="0" w:beforeAutospacing="0" w:lineRule="auto"/>
        <w:ind w:left="720" w:hanging="360"/>
      </w:pPr>
      <w:r w:rsidDel="00000000" w:rsidR="00000000" w:rsidRPr="00000000">
        <w:rPr>
          <w:rtl w:val="0"/>
        </w:rPr>
        <w:t xml:space="preserve">Monitor sessions, payments, and platform activity</w:t>
        <w:br w:type="textWrapping"/>
      </w:r>
    </w:p>
    <w:p w:rsidR="00000000" w:rsidDel="00000000" w:rsidP="00000000" w:rsidRDefault="00000000" w:rsidRPr="00000000" w14:paraId="0000020F">
      <w:pPr>
        <w:numPr>
          <w:ilvl w:val="0"/>
          <w:numId w:val="41"/>
        </w:numPr>
        <w:spacing w:after="240" w:before="0" w:beforeAutospacing="0" w:lineRule="auto"/>
        <w:ind w:left="720" w:hanging="360"/>
      </w:pPr>
      <w:r w:rsidDel="00000000" w:rsidR="00000000" w:rsidRPr="00000000">
        <w:rPr>
          <w:rtl w:val="0"/>
        </w:rPr>
        <w:t xml:space="preserve">Track key metrics (active mentors, bookings, churn signals)</w:t>
      </w:r>
    </w:p>
    <w:p w:rsidR="00000000" w:rsidDel="00000000" w:rsidP="00000000" w:rsidRDefault="00000000" w:rsidRPr="00000000" w14:paraId="00000210">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211">
      <w:pPr>
        <w:spacing w:after="240" w:before="240" w:lineRule="auto"/>
        <w:rPr/>
      </w:pPr>
      <w:r w:rsidDel="00000000" w:rsidR="00000000" w:rsidRPr="00000000">
        <w:rPr>
          <w:rtl w:val="0"/>
        </w:rPr>
        <w:t xml:space="preserve">👉 </w:t>
      </w:r>
      <w:r w:rsidDel="00000000" w:rsidR="00000000" w:rsidRPr="00000000">
        <w:rPr>
          <w:b w:val="1"/>
          <w:bCs w:val="1"/>
          <w:rtl w:val="0"/>
        </w:rPr>
        <w:t xml:space="preserve">Investor takeaway:</w:t>
        <w:br w:type="textWrapping"/>
      </w:r>
      <w:r w:rsidDel="00000000" w:rsidR="00000000" w:rsidRPr="00000000">
        <w:rPr>
          <w:rtl w:val="0"/>
        </w:rPr>
        <w:t xml:space="preserve"> “This is real. This can operate. This can scale responsibly.”</w:t>
      </w:r>
    </w:p>
    <w:p w:rsidR="00000000" w:rsidDel="00000000" w:rsidP="00000000" w:rsidRDefault="00000000" w:rsidRPr="00000000" w14:paraId="00000212">
      <w:pPr>
        <w:spacing w:after="240" w:before="240" w:lineRule="auto"/>
        <w:ind w:left="72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shd w:fill="ff9900" w:val="clear"/>
        </w:rPr>
      </w:pPr>
      <w:r w:rsidDel="00000000" w:rsidR="00000000" w:rsidRPr="00000000">
        <w:rPr>
          <w:rtl w:val="0"/>
        </w:rPr>
      </w:r>
    </w:p>
    <w:p w:rsidR="00000000" w:rsidDel="00000000" w:rsidP="00000000" w:rsidRDefault="00000000" w:rsidRPr="00000000" w14:paraId="00000215">
      <w:pPr>
        <w:rPr>
          <w:shd w:fill="ff9900" w:val="clear"/>
        </w:rPr>
      </w:pPr>
      <w:r w:rsidDel="00000000" w:rsidR="00000000" w:rsidRPr="00000000">
        <w:rPr>
          <w:rtl w:val="0"/>
        </w:rPr>
      </w:r>
    </w:p>
    <w:p w:rsidR="00000000" w:rsidDel="00000000" w:rsidP="00000000" w:rsidRDefault="00000000" w:rsidRPr="00000000" w14:paraId="00000216">
      <w:pPr>
        <w:rPr>
          <w:shd w:fill="ff9900" w:val="clear"/>
        </w:rPr>
      </w:pPr>
      <w:r w:rsidDel="00000000" w:rsidR="00000000" w:rsidRPr="00000000">
        <w:rPr>
          <w:rtl w:val="0"/>
        </w:rPr>
      </w:r>
    </w:p>
    <w:p w:rsidR="00000000" w:rsidDel="00000000" w:rsidP="00000000" w:rsidRDefault="00000000" w:rsidRPr="00000000" w14:paraId="00000217">
      <w:pPr>
        <w:jc w:val="center"/>
        <w:rPr>
          <w:b w:val="1"/>
          <w:bCs w:val="1"/>
          <w:sz w:val="28"/>
          <w:szCs w:val="28"/>
          <w:highlight w:val="yellow"/>
        </w:rPr>
      </w:pPr>
      <w:r w:rsidDel="00000000" w:rsidR="00000000" w:rsidRPr="00000000">
        <w:rPr>
          <w:rtl w:val="0"/>
        </w:rPr>
      </w:r>
    </w:p>
    <w:p w:rsidR="00000000" w:rsidDel="00000000" w:rsidP="00000000" w:rsidRDefault="00000000" w:rsidRPr="00000000" w14:paraId="00000218">
      <w:pPr>
        <w:jc w:val="center"/>
        <w:rPr>
          <w:b w:val="1"/>
          <w:bCs w:val="1"/>
          <w:sz w:val="28"/>
          <w:szCs w:val="28"/>
          <w:highlight w:val="yellow"/>
        </w:rPr>
      </w:pPr>
      <w:r w:rsidDel="00000000" w:rsidR="00000000" w:rsidRPr="00000000">
        <w:rPr>
          <w:rtl w:val="0"/>
        </w:rPr>
      </w:r>
    </w:p>
    <w:p w:rsidR="00000000" w:rsidDel="00000000" w:rsidP="00000000" w:rsidRDefault="00000000" w:rsidRPr="00000000" w14:paraId="00000219">
      <w:pPr>
        <w:jc w:val="center"/>
        <w:rPr>
          <w:b w:val="1"/>
          <w:bCs w:val="1"/>
          <w:sz w:val="28"/>
          <w:szCs w:val="28"/>
          <w:highlight w:val="yellow"/>
        </w:rPr>
      </w:pPr>
      <w:r w:rsidDel="00000000" w:rsidR="00000000" w:rsidRPr="00000000">
        <w:rPr>
          <w:rtl w:val="0"/>
        </w:rPr>
      </w:r>
    </w:p>
    <w:p w:rsidR="00000000" w:rsidDel="00000000" w:rsidP="00000000" w:rsidRDefault="00000000" w:rsidRPr="00000000" w14:paraId="0000021A">
      <w:pPr>
        <w:jc w:val="center"/>
        <w:rPr>
          <w:b w:val="1"/>
          <w:bCs w:val="1"/>
          <w:sz w:val="28"/>
          <w:szCs w:val="28"/>
          <w:highlight w:val="yellow"/>
        </w:rPr>
      </w:pPr>
      <w:r w:rsidDel="00000000" w:rsidR="00000000" w:rsidRPr="00000000">
        <w:rPr>
          <w:rtl w:val="0"/>
        </w:rPr>
      </w:r>
    </w:p>
    <w:p w:rsidR="00000000" w:rsidDel="00000000" w:rsidP="00000000" w:rsidRDefault="00000000" w:rsidRPr="00000000" w14:paraId="0000021B">
      <w:pPr>
        <w:jc w:val="center"/>
        <w:rPr>
          <w:b w:val="1"/>
          <w:bCs w:val="1"/>
          <w:sz w:val="28"/>
          <w:szCs w:val="28"/>
          <w:highlight w:val="yellow"/>
        </w:rPr>
      </w:pPr>
      <w:r w:rsidDel="00000000" w:rsidR="00000000" w:rsidRPr="00000000">
        <w:rPr>
          <w:b w:val="1"/>
          <w:bCs w:val="1"/>
          <w:sz w:val="28"/>
          <w:szCs w:val="28"/>
          <w:highlight w:val="yellow"/>
          <w:rtl w:val="0"/>
        </w:rPr>
        <w:t xml:space="preserve">FAQs for Mentors </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1. What happens after the 1-month free trial?</w:t>
      </w:r>
    </w:p>
    <w:p w:rsidR="00000000" w:rsidDel="00000000" w:rsidP="00000000" w:rsidRDefault="00000000" w:rsidRPr="00000000" w14:paraId="0000021E">
      <w:pPr>
        <w:rPr>
          <w:b w:val="1"/>
          <w:bCs w:val="1"/>
        </w:rPr>
      </w:pPr>
      <w:r w:rsidDel="00000000" w:rsidR="00000000" w:rsidRPr="00000000">
        <w:rPr>
          <w:rtl w:val="0"/>
        </w:rPr>
        <w:t xml:space="preserve">After your free trial ends, the plan you selected will automatically charge you based on your subscription (monthly, bi-annually, or annually). If you wish to cancel, please do so </w:t>
      </w:r>
      <w:r w:rsidDel="00000000" w:rsidR="00000000" w:rsidRPr="00000000">
        <w:rPr>
          <w:b w:val="1"/>
          <w:bCs w:val="1"/>
          <w:rtl w:val="0"/>
        </w:rPr>
        <w:t xml:space="preserve">before the trial ends</w:t>
      </w:r>
      <w:r w:rsidDel="00000000" w:rsidR="00000000" w:rsidRPr="00000000">
        <w:rPr>
          <w:rtl w:val="0"/>
        </w:rPr>
        <w:t xml:space="preserve"> to avoid charges. You can change your plan at any time from your dashboard.</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tl w:val="0"/>
        </w:rPr>
        <w:t xml:space="preserve">2. How can I keep track of my payments?</w:t>
      </w:r>
    </w:p>
    <w:p w:rsidR="00000000" w:rsidDel="00000000" w:rsidP="00000000" w:rsidRDefault="00000000" w:rsidRPr="00000000" w14:paraId="00000221">
      <w:pPr>
        <w:rPr/>
      </w:pPr>
      <w:r w:rsidDel="00000000" w:rsidR="00000000" w:rsidRPr="00000000">
        <w:rPr>
          <w:rtl w:val="0"/>
        </w:rPr>
        <w:t xml:space="preserve">We use a secure Stripe payment system. You can track all your payments directly on your personal dashboard, where you’ll see real-time updates on payments received, upcoming transactions, all clearly laid out for your convenience.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3. What is the demo call?</w:t>
      </w:r>
    </w:p>
    <w:p w:rsidR="00000000" w:rsidDel="00000000" w:rsidP="00000000" w:rsidRDefault="00000000" w:rsidRPr="00000000" w14:paraId="00000224">
      <w:pPr>
        <w:rPr/>
      </w:pPr>
      <w:r w:rsidDel="00000000" w:rsidR="00000000" w:rsidRPr="00000000">
        <w:rPr>
          <w:rtl w:val="0"/>
        </w:rPr>
        <w:t xml:space="preserve">Our admin team will walk you through the platform, explain the different subscription plans, and help you choose the best plan for your business needs during the demo call. It’s a great way to get an inside look at how everything works.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4. What’s included with onboarding and tech support?</w:t>
      </w:r>
    </w:p>
    <w:p w:rsidR="00000000" w:rsidDel="00000000" w:rsidP="00000000" w:rsidRDefault="00000000" w:rsidRPr="00000000" w14:paraId="00000227">
      <w:pPr>
        <w:rPr/>
      </w:pPr>
      <w:r w:rsidDel="00000000" w:rsidR="00000000" w:rsidRPr="00000000">
        <w:rPr>
          <w:rtl w:val="0"/>
        </w:rPr>
        <w:t xml:space="preserve">Once you subscribe, a dedicated team member will guide you through setting up your profile, showcasing your offers, and advising on effective marketing strategies. We also provide ongoing support for any technical issues related to the website, platform, or payment system. </w:t>
      </w:r>
    </w:p>
    <w:p w:rsidR="00000000" w:rsidDel="00000000" w:rsidP="00000000" w:rsidRDefault="00000000" w:rsidRPr="00000000" w14:paraId="00000228">
      <w:pPr>
        <w:rPr/>
      </w:pPr>
      <w:r w:rsidDel="00000000" w:rsidR="00000000" w:rsidRPr="00000000">
        <w:rPr>
          <w:rtl w:val="0"/>
        </w:rPr>
        <w:t xml:space="preserve">(The one-time registration fee covers these services.)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5. How do you handle marketing for me?</w:t>
      </w:r>
    </w:p>
    <w:p w:rsidR="00000000" w:rsidDel="00000000" w:rsidP="00000000" w:rsidRDefault="00000000" w:rsidRPr="00000000" w14:paraId="0000022B">
      <w:pPr>
        <w:rPr/>
      </w:pPr>
      <w:r w:rsidDel="00000000" w:rsidR="00000000" w:rsidRPr="00000000">
        <w:rPr>
          <w:rtl w:val="0"/>
        </w:rPr>
        <w:t xml:space="preserve">Once your marketing efforts are active, our dedicated marketing team takes care of everything. For Pro and Premium plans, we use a mix of strategies like online ads, community events, and more. You can also add video features to ad campaigns for extra visibility. We provide campaign performance reports upon request, detailing reach, engagement, and leads. Our efforts go beyond social media, including community events and flyers to attract students and clients to your profile.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highlight w:val="yellow"/>
        </w:rPr>
      </w:pPr>
      <w:r w:rsidDel="00000000" w:rsidR="00000000" w:rsidRPr="00000000">
        <w:rPr>
          <w:b w:val="1"/>
          <w:bCs w:val="1"/>
          <w:highlight w:val="yellow"/>
          <w:rtl w:val="0"/>
        </w:rPr>
        <w:t xml:space="preserve">6. How does mentor verification work?</w:t>
      </w:r>
    </w:p>
    <w:p w:rsidR="00000000" w:rsidDel="00000000" w:rsidP="00000000" w:rsidRDefault="00000000" w:rsidRPr="00000000" w14:paraId="0000022E">
      <w:pPr>
        <w:rPr>
          <w:highlight w:val="yellow"/>
        </w:rPr>
      </w:pPr>
      <w:r w:rsidDel="00000000" w:rsidR="00000000" w:rsidRPr="00000000">
        <w:rPr>
          <w:highlight w:val="yellow"/>
          <w:rtl w:val="0"/>
        </w:rPr>
        <w:t xml:space="preserve">We review your credentials, certifications, and external reviews before approving your profile. Once verified, you’ll receive the </w:t>
      </w:r>
      <w:r w:rsidDel="00000000" w:rsidR="00000000" w:rsidRPr="00000000">
        <w:rPr>
          <w:b w:val="1"/>
          <w:bCs w:val="1"/>
          <w:highlight w:val="yellow"/>
          <w:rtl w:val="0"/>
        </w:rPr>
        <w:t xml:space="preserve">Verified Mentor Badge</w:t>
      </w:r>
      <w:r w:rsidDel="00000000" w:rsidR="00000000" w:rsidRPr="00000000">
        <w:rPr>
          <w:highlight w:val="yellow"/>
          <w:rtl w:val="0"/>
        </w:rPr>
        <w:t xml:space="preserve"> — displayed prominently on your profile to help build trust with students.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7. Can I sell pre-recorded courses?</w:t>
      </w:r>
    </w:p>
    <w:p w:rsidR="00000000" w:rsidDel="00000000" w:rsidP="00000000" w:rsidRDefault="00000000" w:rsidRPr="00000000" w14:paraId="00000231">
      <w:pPr>
        <w:rPr/>
      </w:pPr>
      <w:r w:rsidDel="00000000" w:rsidR="00000000" w:rsidRPr="00000000">
        <w:rPr>
          <w:rtl w:val="0"/>
        </w:rPr>
        <w:t xml:space="preserve">Yes — with the Premium Plan, you can upload and sell pre-recorded courses directly through your profile, giving you an additional income stream.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8. What if I want to cancel my subscription? What’s the refund policy?</w:t>
      </w:r>
    </w:p>
    <w:p w:rsidR="00000000" w:rsidDel="00000000" w:rsidP="00000000" w:rsidRDefault="00000000" w:rsidRPr="00000000" w14:paraId="00000234">
      <w:pPr>
        <w:rPr/>
      </w:pPr>
      <w:r w:rsidDel="00000000" w:rsidR="00000000" w:rsidRPr="00000000">
        <w:rPr>
          <w:rtl w:val="0"/>
        </w:rPr>
        <w:t xml:space="preserve">We do not offer refunds. If you are unsatisfied with the service, please cancel before the next billing cycle to avoid charges. You can cancel your plan directly through your dashboard at any time.</w:t>
      </w:r>
    </w:p>
    <w:p w:rsidR="00000000" w:rsidDel="00000000" w:rsidP="00000000" w:rsidRDefault="00000000" w:rsidRPr="00000000" w14:paraId="00000235">
      <w:pPr>
        <w:rPr>
          <w:b w:val="1"/>
          <w:bCs w:val="1"/>
        </w:rPr>
      </w:pPr>
      <w:r w:rsidDel="00000000" w:rsidR="00000000" w:rsidRPr="00000000">
        <w:rPr>
          <w:b w:val="1"/>
          <w:bCs w:val="1"/>
          <w:rtl w:val="0"/>
        </w:rPr>
        <w:t xml:space="preserve">9. Can I upgrade or downgrade my plan later?</w:t>
      </w:r>
    </w:p>
    <w:p w:rsidR="00000000" w:rsidDel="00000000" w:rsidP="00000000" w:rsidRDefault="00000000" w:rsidRPr="00000000" w14:paraId="00000236">
      <w:pPr>
        <w:rPr/>
      </w:pPr>
      <w:r w:rsidDel="00000000" w:rsidR="00000000" w:rsidRPr="00000000">
        <w:rPr>
          <w:rtl w:val="0"/>
        </w:rPr>
        <w:t xml:space="preserve">Yes, you can change your subscription at any time. Any upgrades take effect immediately, while downgrades will apply at the start of your next billing cycle.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Job Description:</w:t>
      </w: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Requirements:</w:t>
      </w:r>
    </w:p>
    <w:p w:rsidR="00000000" w:rsidDel="00000000" w:rsidP="00000000" w:rsidRDefault="00000000" w:rsidRPr="00000000" w14:paraId="0000023B">
      <w:pPr>
        <w:rPr/>
      </w:pPr>
      <w:r w:rsidDel="00000000" w:rsidR="00000000" w:rsidRPr="00000000">
        <w:rPr>
          <w:rtl w:val="0"/>
        </w:rPr>
        <w:t xml:space="preserve">Reliable computer with audio and video capabilities</w:t>
      </w:r>
    </w:p>
    <w:p w:rsidR="00000000" w:rsidDel="00000000" w:rsidP="00000000" w:rsidRDefault="00000000" w:rsidRPr="00000000" w14:paraId="0000023C">
      <w:pPr>
        <w:rPr/>
      </w:pPr>
      <w:r w:rsidDel="00000000" w:rsidR="00000000" w:rsidRPr="00000000">
        <w:rPr>
          <w:rtl w:val="0"/>
        </w:rPr>
        <w:t xml:space="preserve">Strong Wi-Fi connection</w:t>
      </w:r>
    </w:p>
    <w:p w:rsidR="00000000" w:rsidDel="00000000" w:rsidP="00000000" w:rsidRDefault="00000000" w:rsidRPr="00000000" w14:paraId="0000023D">
      <w:pPr>
        <w:rPr/>
      </w:pPr>
      <w:r w:rsidDel="00000000" w:rsidR="00000000" w:rsidRPr="00000000">
        <w:rPr>
          <w:rtl w:val="0"/>
        </w:rPr>
        <w:t xml:space="preserve">Ability to teach and coach students virtually</w:t>
      </w:r>
    </w:p>
    <w:p w:rsidR="00000000" w:rsidDel="00000000" w:rsidP="00000000" w:rsidRDefault="00000000" w:rsidRPr="00000000" w14:paraId="0000023E">
      <w:pPr>
        <w:rPr/>
      </w:pPr>
      <w:r w:rsidDel="00000000" w:rsidR="00000000" w:rsidRPr="00000000">
        <w:rPr>
          <w:rtl w:val="0"/>
        </w:rPr>
        <w:t xml:space="preserve">Consistent hours with recurring weekly sessions</w:t>
      </w:r>
    </w:p>
    <w:p w:rsidR="00000000" w:rsidDel="00000000" w:rsidP="00000000" w:rsidRDefault="00000000" w:rsidRPr="00000000" w14:paraId="0000023F">
      <w:pPr>
        <w:rPr/>
      </w:pPr>
      <w:r w:rsidDel="00000000" w:rsidR="00000000" w:rsidRPr="00000000">
        <w:rPr>
          <w:rtl w:val="0"/>
        </w:rPr>
        <w:t xml:space="preserve">Willingness to offer a 25-minute free trial class</w:t>
      </w:r>
    </w:p>
    <w:p w:rsidR="00000000" w:rsidDel="00000000" w:rsidP="00000000" w:rsidRDefault="00000000" w:rsidRPr="00000000" w14:paraId="00000240">
      <w:pPr>
        <w:rPr/>
      </w:pPr>
      <w:r w:rsidDel="00000000" w:rsidR="00000000" w:rsidRPr="00000000">
        <w:rPr>
          <w:rtl w:val="0"/>
        </w:rPr>
        <w:t xml:space="preserve">Ability to educate students across different age groups and academic levels</w:t>
      </w:r>
    </w:p>
    <w:p w:rsidR="00000000" w:rsidDel="00000000" w:rsidP="00000000" w:rsidRDefault="00000000" w:rsidRPr="00000000" w14:paraId="00000241">
      <w:pPr>
        <w:rPr/>
      </w:pPr>
      <w:r w:rsidDel="00000000" w:rsidR="00000000" w:rsidRPr="00000000">
        <w:rPr>
          <w:rtl w:val="0"/>
        </w:rPr>
        <w:t xml:space="preserve">Required Skills and Qualifications:</w:t>
      </w:r>
    </w:p>
    <w:p w:rsidR="00000000" w:rsidDel="00000000" w:rsidP="00000000" w:rsidRDefault="00000000" w:rsidRPr="00000000" w14:paraId="00000242">
      <w:pPr>
        <w:rPr/>
      </w:pPr>
      <w:r w:rsidDel="00000000" w:rsidR="00000000" w:rsidRPr="00000000">
        <w:rPr>
          <w:rtl w:val="0"/>
        </w:rPr>
        <w:t xml:space="preserve">Bachelor’s degree or equivalent (preferred)</w:t>
      </w:r>
    </w:p>
    <w:p w:rsidR="00000000" w:rsidDel="00000000" w:rsidP="00000000" w:rsidRDefault="00000000" w:rsidRPr="00000000" w14:paraId="00000243">
      <w:pPr>
        <w:rPr/>
      </w:pPr>
      <w:r w:rsidDel="00000000" w:rsidR="00000000" w:rsidRPr="00000000">
        <w:rPr>
          <w:rtl w:val="0"/>
        </w:rPr>
        <w:t xml:space="preserve">At least one year of teaching experience</w:t>
      </w:r>
    </w:p>
    <w:p w:rsidR="00000000" w:rsidDel="00000000" w:rsidP="00000000" w:rsidRDefault="00000000" w:rsidRPr="00000000" w14:paraId="00000244">
      <w:pPr>
        <w:rPr/>
      </w:pPr>
      <w:r w:rsidDel="00000000" w:rsidR="00000000" w:rsidRPr="00000000">
        <w:rPr>
          <w:rtl w:val="0"/>
        </w:rPr>
        <w:t xml:space="preserve">Excellent organizational and communication skills</w:t>
      </w:r>
    </w:p>
    <w:p w:rsidR="00000000" w:rsidDel="00000000" w:rsidP="00000000" w:rsidRDefault="00000000" w:rsidRPr="00000000" w14:paraId="00000245">
      <w:pPr>
        <w:rPr/>
      </w:pPr>
      <w:r w:rsidDel="00000000" w:rsidR="00000000" w:rsidRPr="00000000">
        <w:rPr>
          <w:rtl w:val="0"/>
        </w:rPr>
        <w:t xml:space="preserve">Creative, positive, and energetic demeanor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Ready to Empower and Be Empowered?</w:t>
      </w:r>
    </w:p>
    <w:p w:rsidR="00000000" w:rsidDel="00000000" w:rsidP="00000000" w:rsidRDefault="00000000" w:rsidRPr="00000000" w14:paraId="00000248">
      <w:pPr>
        <w:rPr/>
      </w:pPr>
      <w:r w:rsidDel="00000000" w:rsidR="00000000" w:rsidRPr="00000000">
        <w:rPr>
          <w:rtl w:val="0"/>
        </w:rPr>
        <w:t xml:space="preserve">Join EmpowerEd Learnings today and start running your own independent online mentoring business with all the support and tools you need to succeed. Our mission is to empower mentors like you so that you can empower others.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Take advantage of our special offer and see how we can help you grow your student base and maximize your earnings.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rtl w:val="0"/>
        </w:rPr>
        <w:t xml:space="preserve">[Apply Now!]</w:t>
      </w:r>
    </w:p>
    <w:p w:rsidR="00000000" w:rsidDel="00000000" w:rsidP="00000000" w:rsidRDefault="00000000" w:rsidRPr="00000000" w14:paraId="0000024D">
      <w:pPr>
        <w:jc w:val="left"/>
        <w:rPr/>
      </w:pPr>
      <w:r w:rsidDel="00000000" w:rsidR="00000000" w:rsidRPr="00000000">
        <w:rPr>
          <w:rtl w:val="0"/>
        </w:rPr>
      </w:r>
    </w:p>
    <w:p w:rsidR="00000000" w:rsidDel="00000000" w:rsidP="00000000" w:rsidRDefault="00000000" w:rsidRPr="00000000" w14:paraId="0000024E">
      <w:pPr>
        <w:jc w:val="left"/>
        <w:rPr/>
      </w:pPr>
      <w:r w:rsidDel="00000000" w:rsidR="00000000" w:rsidRPr="00000000">
        <w:rPr>
          <w:rtl w:val="0"/>
        </w:rPr>
      </w:r>
    </w:p>
    <w:p w:rsidR="00000000" w:rsidDel="00000000" w:rsidP="00000000" w:rsidRDefault="00000000" w:rsidRPr="00000000" w14:paraId="0000024F">
      <w:pPr>
        <w:jc w:val="left"/>
        <w:rPr/>
      </w:pPr>
      <w:r w:rsidDel="00000000" w:rsidR="00000000" w:rsidRPr="00000000">
        <w:rPr>
          <w:rtl w:val="0"/>
        </w:rPr>
      </w:r>
    </w:p>
    <w:p w:rsidR="00000000" w:rsidDel="00000000" w:rsidP="00000000" w:rsidRDefault="00000000" w:rsidRPr="00000000" w14:paraId="00000250">
      <w:pPr>
        <w:jc w:val="left"/>
        <w:rPr/>
      </w:pPr>
      <w:r w:rsidDel="00000000" w:rsidR="00000000" w:rsidRPr="00000000">
        <w:rPr>
          <w:rtl w:val="0"/>
        </w:rPr>
      </w:r>
    </w:p>
    <w:p w:rsidR="00000000" w:rsidDel="00000000" w:rsidP="00000000" w:rsidRDefault="00000000" w:rsidRPr="00000000" w14:paraId="00000251">
      <w:pPr>
        <w:jc w:val="center"/>
        <w:rPr>
          <w:b w:val="1"/>
          <w:bCs w:val="1"/>
          <w:sz w:val="32"/>
          <w:szCs w:val="32"/>
        </w:rPr>
      </w:pPr>
      <w:r w:rsidDel="00000000" w:rsidR="00000000" w:rsidRPr="00000000">
        <w:rPr>
          <w:rtl w:val="0"/>
        </w:rPr>
      </w:r>
    </w:p>
    <w:p w:rsidR="00000000" w:rsidDel="00000000" w:rsidP="00000000" w:rsidRDefault="00000000" w:rsidRPr="00000000" w14:paraId="00000252">
      <w:pPr>
        <w:jc w:val="center"/>
        <w:rPr>
          <w:b w:val="1"/>
          <w:bCs w:val="1"/>
          <w:sz w:val="32"/>
          <w:szCs w:val="32"/>
        </w:rPr>
      </w:pPr>
      <w:r w:rsidDel="00000000" w:rsidR="00000000" w:rsidRPr="00000000">
        <w:rPr>
          <w:b w:val="1"/>
          <w:bCs w:val="1"/>
          <w:sz w:val="32"/>
          <w:szCs w:val="32"/>
          <w:rtl w:val="0"/>
        </w:rPr>
        <w:t xml:space="preserve">How it works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tl w:val="0"/>
        </w:rPr>
        <w:t xml:space="preserve">How It Works: Your Journey in 3 Easy Steps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Step 1: Start Your Search</w:t>
      </w:r>
    </w:p>
    <w:p w:rsidR="00000000" w:rsidDel="00000000" w:rsidP="00000000" w:rsidRDefault="00000000" w:rsidRPr="00000000" w14:paraId="00000257">
      <w:pPr>
        <w:rPr/>
      </w:pPr>
      <w:r w:rsidDel="00000000" w:rsidR="00000000" w:rsidRPr="00000000">
        <w:rPr>
          <w:sz w:val="24"/>
          <w:szCs w:val="24"/>
          <w:shd w:fill="f7f7f7" w:val="clear"/>
          <w:rtl w:val="0"/>
        </w:rPr>
        <w:t xml:space="preserve">Create Your Learner Profile by Sharing Your Details, Goals, and Preferences. Fill out your personal information, outline your learning objectives, and specify your areas of interest. A well-rounded and accurate profile enables us to provide customized recommendations and personalized support, ensuring that your learning experience is fully aligned with your individual needs and aspirations.</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Step 2: Choose Your Mentor</w:t>
      </w:r>
    </w:p>
    <w:p w:rsidR="00000000" w:rsidDel="00000000" w:rsidP="00000000" w:rsidRDefault="00000000" w:rsidRPr="00000000" w14:paraId="0000025A">
      <w:pPr>
        <w:rPr/>
      </w:pPr>
      <w:r w:rsidDel="00000000" w:rsidR="00000000" w:rsidRPr="00000000">
        <w:rPr>
          <w:rtl w:val="0"/>
        </w:rPr>
        <w:t xml:space="preserve">Our platform uses advanced algorithms to match learners with the most suitable mentors based on their unique profiles and preferences. All mentors are thoroughly vetted—our admin team verifies their credentials and conducts a rigorous screening process before approving their profiles for public view. Browse our list of experts, read their bios, and check their ratings and reviews. Once you’ve found the perfect match, you can connect with your mentor and start your learning journey right away.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Step 3: Book &amp; Begin</w:t>
      </w:r>
    </w:p>
    <w:p w:rsidR="00000000" w:rsidDel="00000000" w:rsidP="00000000" w:rsidRDefault="00000000" w:rsidRPr="00000000" w14:paraId="0000025D">
      <w:pPr>
        <w:rPr/>
      </w:pPr>
      <w:r w:rsidDel="00000000" w:rsidR="00000000" w:rsidRPr="00000000">
        <w:rPr>
          <w:rtl w:val="0"/>
        </w:rPr>
        <w:t xml:space="preserve">Choose a time that works for you, book your first session, and start your personalized learning journey. With flexible scheduling, you can begin working with your mentor right away. Looking for a free trial? Simply choose a mentor who offers one and take the first step toward your goals with EmpowerEd Learnings!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jc w:val="center"/>
        <w:rPr>
          <w:b w:val="1"/>
          <w:bCs w:val="1"/>
          <w:sz w:val="32"/>
          <w:szCs w:val="32"/>
        </w:rPr>
      </w:pPr>
      <w:r w:rsidDel="00000000" w:rsidR="00000000" w:rsidRPr="00000000">
        <w:rPr>
          <w:b w:val="1"/>
          <w:bCs w:val="1"/>
          <w:sz w:val="32"/>
          <w:szCs w:val="32"/>
          <w:rtl w:val="0"/>
        </w:rPr>
        <w:t xml:space="preserve">Our Approach</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highlight w:val="yellow"/>
        </w:rPr>
      </w:pPr>
      <w:r w:rsidDel="00000000" w:rsidR="00000000" w:rsidRPr="00000000">
        <w:rPr>
          <w:rtl w:val="0"/>
        </w:rPr>
        <w:t xml:space="preserve">At EmpowerEd Learnings, we believe success goes beyond just academics. While other tutoring platforms focus solely on subject tutoring, we offer a one-stop shop for empowerment and growth</w:t>
      </w:r>
      <w:commentRangeStart w:id="15"/>
      <w:r w:rsidDel="00000000" w:rsidR="00000000" w:rsidRPr="00000000">
        <w:rPr>
          <w:highlight w:val="yellow"/>
          <w:rtl w:val="0"/>
        </w:rPr>
        <w:t xml:space="preserve">. From academic success to skill development and personal growth, our platform is designed to help students not only excel in school but also thrive in life</w:t>
      </w:r>
      <w:commentRangeEnd w:id="15"/>
      <w:r w:rsidDel="00000000" w:rsidR="00000000" w:rsidRPr="00000000">
        <w:commentReference w:id="15"/>
      </w:r>
      <w:r w:rsidDel="00000000" w:rsidR="00000000" w:rsidRPr="00000000">
        <w:rPr>
          <w:highlight w:val="yellow"/>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Why We’re Different</w:t>
      </w:r>
    </w:p>
    <w:p w:rsidR="00000000" w:rsidDel="00000000" w:rsidP="00000000" w:rsidRDefault="00000000" w:rsidRPr="00000000" w14:paraId="00000281">
      <w:pPr>
        <w:rPr/>
      </w:pPr>
      <w:r w:rsidDel="00000000" w:rsidR="00000000" w:rsidRPr="00000000">
        <w:rPr>
          <w:rtl w:val="0"/>
        </w:rPr>
        <w:t xml:space="preserve">Success isn’t one-dimensional, and neither is our support. Our approach is built on the belief that growth is multifaceted, and we are here to support every aspect of it. We’re more than just a tutoring service. We recognize that true success goes beyond academics; it requires a mix of knowledge, soft skills, and hard skills. From cultivating a growth mindset to taking the right steps toward achieving your goals, we’re here to support you at every stage of your journey.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Holistic Development</w:t>
      </w:r>
    </w:p>
    <w:p w:rsidR="00000000" w:rsidDel="00000000" w:rsidP="00000000" w:rsidRDefault="00000000" w:rsidRPr="00000000" w14:paraId="00000284">
      <w:pPr>
        <w:rPr/>
      </w:pPr>
      <w:r w:rsidDel="00000000" w:rsidR="00000000" w:rsidRPr="00000000">
        <w:rPr>
          <w:rtl w:val="0"/>
        </w:rPr>
        <w:t xml:space="preserve">As former educators and counselors, we know that academic achievement is only part of the journey. That’s why we’ve integrated life coaching and skill development into our services, focusing on unlocking your true potential. Whether you need help with academics, career guidance, building soft skills like time management or goal-setting, or mastering hard skills such as coding, public speaking, or music, we provide the right experts and qualified mentors for your complete personal and professional development.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Personalized Mentorship</w:t>
      </w:r>
    </w:p>
    <w:p w:rsidR="00000000" w:rsidDel="00000000" w:rsidP="00000000" w:rsidRDefault="00000000" w:rsidRPr="00000000" w14:paraId="00000287">
      <w:pPr>
        <w:rPr/>
      </w:pPr>
      <w:r w:rsidDel="00000000" w:rsidR="00000000" w:rsidRPr="00000000">
        <w:rPr>
          <w:rtl w:val="0"/>
        </w:rPr>
        <w:t xml:space="preserve">At EmpowerEd Learnings, we connect you with the perfect mentor tailored to your needs and goals. Our mission is to streamline the process and ensure a seamless experience for you. Whether you're seeking tutoring, coaching, or skill-building, our qualified experts are dedicated to guiding and empowering you every step of the way. </w:t>
      </w:r>
    </w:p>
    <w:p w:rsidR="00000000" w:rsidDel="00000000" w:rsidP="00000000" w:rsidRDefault="00000000" w:rsidRPr="00000000" w14:paraId="00000288">
      <w:pPr>
        <w:rPr/>
      </w:pPr>
      <w:r w:rsidDel="00000000" w:rsidR="00000000" w:rsidRPr="00000000">
        <w:rPr>
          <w:rtl w:val="0"/>
        </w:rPr>
        <w:t xml:space="preserve">Let us help you find the right mentor to unlock your full potential with a comprehensive, personalized approach to growth and success!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highlight w:val="yellow"/>
        </w:rPr>
      </w:pPr>
      <w:r w:rsidDel="00000000" w:rsidR="00000000" w:rsidRPr="00000000">
        <w:rPr>
          <w:rtl w:val="0"/>
        </w:rPr>
      </w:r>
    </w:p>
    <w:p w:rsidR="00000000" w:rsidDel="00000000" w:rsidP="00000000" w:rsidRDefault="00000000" w:rsidRPr="00000000" w14:paraId="0000028C">
      <w:pPr>
        <w:rPr>
          <w:highlight w:val="yellow"/>
        </w:rPr>
      </w:pPr>
      <w:r w:rsidDel="00000000" w:rsidR="00000000" w:rsidRPr="00000000">
        <w:rPr>
          <w:highlight w:val="yellow"/>
          <w:rtl w:val="0"/>
        </w:rPr>
        <w:t xml:space="preserve">EmpowerEd Learnings provides personalized guidance at every step — because success isn’t one-size-fits-all.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jc w:val="center"/>
        <w:rPr>
          <w:b w:val="1"/>
          <w:bCs w:val="1"/>
          <w:sz w:val="32"/>
          <w:szCs w:val="32"/>
        </w:rPr>
      </w:pPr>
      <w:r w:rsidDel="00000000" w:rsidR="00000000" w:rsidRPr="00000000">
        <w:rPr>
          <w:b w:val="1"/>
          <w:bCs w:val="1"/>
          <w:sz w:val="32"/>
          <w:szCs w:val="32"/>
          <w:rtl w:val="0"/>
        </w:rPr>
        <w:t xml:space="preserve">Why Choose EmpowerEd Learnings?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1. Diverse Mentors</w:t>
      </w:r>
    </w:p>
    <w:p w:rsidR="00000000" w:rsidDel="00000000" w:rsidP="00000000" w:rsidRDefault="00000000" w:rsidRPr="00000000" w14:paraId="0000029A">
      <w:pPr>
        <w:rPr/>
      </w:pPr>
      <w:r w:rsidDel="00000000" w:rsidR="00000000" w:rsidRPr="00000000">
        <w:rPr>
          <w:rtl w:val="0"/>
        </w:rPr>
        <w:t xml:space="preserve">At EmpowerEd Learnings, we connect you with experts who are specialists in their fields. From academic subjects to life coaching and skill development, our diverse pool of mentors ensures that you receive the exact support you need. We start by understanding your unique requirements to match you with the perfect mentor for your specific goals.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2. Flexible Learning Options</w:t>
      </w:r>
    </w:p>
    <w:p w:rsidR="00000000" w:rsidDel="00000000" w:rsidP="00000000" w:rsidRDefault="00000000" w:rsidRPr="00000000" w14:paraId="0000029D">
      <w:pPr>
        <w:rPr/>
      </w:pPr>
      <w:r w:rsidDel="00000000" w:rsidR="00000000" w:rsidRPr="00000000">
        <w:rPr>
          <w:rtl w:val="0"/>
        </w:rPr>
        <w:t xml:space="preserve">Our platform offers a variety of learning formats to suit your preferences. Whether you prefer 1:1 live sessions, pre-recorded courses, test preparation, or tutorials, our mentors are equipped to tailor a learning plan just for you. This flexibility helps you reach your goals with confidence and at your own pace.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3. Quality Experience</w:t>
      </w:r>
    </w:p>
    <w:p w:rsidR="00000000" w:rsidDel="00000000" w:rsidP="00000000" w:rsidRDefault="00000000" w:rsidRPr="00000000" w14:paraId="000002A0">
      <w:pPr>
        <w:rPr/>
      </w:pPr>
      <w:r w:rsidDel="00000000" w:rsidR="00000000" w:rsidRPr="00000000">
        <w:rPr>
          <w:rtl w:val="0"/>
        </w:rPr>
        <w:t xml:space="preserve">We are committed to making your learning journey seamless and effective. With your personal dashboard, you’ll have access to your mentor's notes, learning materials, and timely notifications. This ensures that you stay organized and engaged throughout your learning experience.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4. Unlock Your Full Potential</w:t>
      </w:r>
    </w:p>
    <w:p w:rsidR="00000000" w:rsidDel="00000000" w:rsidP="00000000" w:rsidRDefault="00000000" w:rsidRPr="00000000" w14:paraId="000002A3">
      <w:pPr>
        <w:rPr/>
      </w:pPr>
      <w:r w:rsidDel="00000000" w:rsidR="00000000" w:rsidRPr="00000000">
        <w:rPr>
          <w:rtl w:val="0"/>
        </w:rPr>
        <w:t xml:space="preserve">Our holistic approach goes beyond just academic and professional development. We aim to foster your personal growth and lifelong success by providing mentors who support not only your career goals but also your personal achievements. With EmpowerEd Learnings, you’ll unlock your full potential and thrive in all areas of your life.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jc w:val="center"/>
        <w:rPr>
          <w:b w:val="1"/>
          <w:bCs w:val="1"/>
          <w:sz w:val="32"/>
          <w:szCs w:val="32"/>
          <w:u w:val="single"/>
        </w:rPr>
      </w:pPr>
      <w:r w:rsidDel="00000000" w:rsidR="00000000" w:rsidRPr="00000000">
        <w:rPr>
          <w:rtl w:val="0"/>
        </w:rPr>
      </w:r>
    </w:p>
    <w:p w:rsidR="00000000" w:rsidDel="00000000" w:rsidP="00000000" w:rsidRDefault="00000000" w:rsidRPr="00000000" w14:paraId="000002B0">
      <w:pPr>
        <w:jc w:val="center"/>
        <w:rPr>
          <w:b w:val="1"/>
          <w:bCs w:val="1"/>
          <w:sz w:val="32"/>
          <w:szCs w:val="32"/>
          <w:u w:val="single"/>
        </w:rPr>
      </w:pPr>
      <w:r w:rsidDel="00000000" w:rsidR="00000000" w:rsidRPr="00000000">
        <w:rPr>
          <w:rtl w:val="0"/>
        </w:rPr>
      </w:r>
    </w:p>
    <w:p w:rsidR="00000000" w:rsidDel="00000000" w:rsidP="00000000" w:rsidRDefault="00000000" w:rsidRPr="00000000" w14:paraId="000002B1">
      <w:pPr>
        <w:jc w:val="center"/>
        <w:rPr>
          <w:b w:val="1"/>
          <w:bCs w:val="1"/>
          <w:sz w:val="32"/>
          <w:szCs w:val="32"/>
          <w:u w:val="single"/>
        </w:rPr>
      </w:pPr>
      <w:r w:rsidDel="00000000" w:rsidR="00000000" w:rsidRPr="00000000">
        <w:rPr>
          <w:rtl w:val="0"/>
        </w:rPr>
      </w:r>
    </w:p>
    <w:p w:rsidR="00000000" w:rsidDel="00000000" w:rsidP="00000000" w:rsidRDefault="00000000" w:rsidRPr="00000000" w14:paraId="000002B2">
      <w:pPr>
        <w:jc w:val="center"/>
        <w:rPr>
          <w:b w:val="1"/>
          <w:bCs w:val="1"/>
          <w:sz w:val="32"/>
          <w:szCs w:val="32"/>
          <w:u w:val="single"/>
        </w:rPr>
      </w:pPr>
      <w:r w:rsidDel="00000000" w:rsidR="00000000" w:rsidRPr="00000000">
        <w:rPr>
          <w:rtl w:val="0"/>
        </w:rPr>
      </w:r>
    </w:p>
    <w:p w:rsidR="00000000" w:rsidDel="00000000" w:rsidP="00000000" w:rsidRDefault="00000000" w:rsidRPr="00000000" w14:paraId="000002B3">
      <w:pPr>
        <w:jc w:val="center"/>
        <w:rPr>
          <w:b w:val="1"/>
          <w:bCs w:val="1"/>
          <w:sz w:val="32"/>
          <w:szCs w:val="32"/>
          <w:u w:val="single"/>
        </w:rPr>
      </w:pPr>
      <w:r w:rsidDel="00000000" w:rsidR="00000000" w:rsidRPr="00000000">
        <w:rPr>
          <w:rtl w:val="0"/>
        </w:rPr>
      </w:r>
    </w:p>
    <w:p w:rsidR="00000000" w:rsidDel="00000000" w:rsidP="00000000" w:rsidRDefault="00000000" w:rsidRPr="00000000" w14:paraId="000002B4">
      <w:pPr>
        <w:jc w:val="center"/>
        <w:rPr>
          <w:b w:val="1"/>
          <w:bCs w:val="1"/>
          <w:sz w:val="32"/>
          <w:szCs w:val="32"/>
          <w:u w:val="single"/>
        </w:rPr>
      </w:pPr>
      <w:r w:rsidDel="00000000" w:rsidR="00000000" w:rsidRPr="00000000">
        <w:rPr>
          <w:rtl w:val="0"/>
        </w:rPr>
      </w:r>
    </w:p>
    <w:p w:rsidR="00000000" w:rsidDel="00000000" w:rsidP="00000000" w:rsidRDefault="00000000" w:rsidRPr="00000000" w14:paraId="000002B5">
      <w:pPr>
        <w:jc w:val="center"/>
        <w:rPr>
          <w:b w:val="1"/>
          <w:bCs w:val="1"/>
          <w:sz w:val="32"/>
          <w:szCs w:val="32"/>
          <w:u w:val="single"/>
        </w:rPr>
      </w:pPr>
      <w:r w:rsidDel="00000000" w:rsidR="00000000" w:rsidRPr="00000000">
        <w:rPr>
          <w:rtl w:val="0"/>
        </w:rPr>
      </w:r>
    </w:p>
    <w:p w:rsidR="00000000" w:rsidDel="00000000" w:rsidP="00000000" w:rsidRDefault="00000000" w:rsidRPr="00000000" w14:paraId="000002B6">
      <w:pPr>
        <w:jc w:val="left"/>
        <w:rPr>
          <w:b w:val="1"/>
          <w:bCs w:val="1"/>
          <w:sz w:val="32"/>
          <w:szCs w:val="32"/>
          <w:u w:val="single"/>
        </w:rPr>
      </w:pPr>
      <w:r w:rsidDel="00000000" w:rsidR="00000000" w:rsidRPr="00000000">
        <w:rPr>
          <w:rtl w:val="0"/>
        </w:rPr>
      </w:r>
    </w:p>
    <w:p w:rsidR="00000000" w:rsidDel="00000000" w:rsidP="00000000" w:rsidRDefault="00000000" w:rsidRPr="00000000" w14:paraId="000002B7">
      <w:pPr>
        <w:jc w:val="center"/>
        <w:rPr>
          <w:b w:val="1"/>
          <w:bCs w:val="1"/>
          <w:sz w:val="32"/>
          <w:szCs w:val="32"/>
          <w:u w:val="single"/>
        </w:rPr>
      </w:pPr>
      <w:r w:rsidDel="00000000" w:rsidR="00000000" w:rsidRPr="00000000">
        <w:rPr>
          <w:b w:val="1"/>
          <w:bCs w:val="1"/>
          <w:sz w:val="32"/>
          <w:szCs w:val="32"/>
          <w:u w:val="single"/>
          <w:rtl w:val="0"/>
        </w:rPr>
        <w:t xml:space="preserve">Tutor Dashboard </w:t>
      </w:r>
    </w:p>
    <w:p w:rsidR="00000000" w:rsidDel="00000000" w:rsidP="00000000" w:rsidRDefault="00000000" w:rsidRPr="00000000" w14:paraId="000002B8">
      <w:pPr>
        <w:jc w:val="center"/>
        <w:rPr>
          <w:b w:val="1"/>
          <w:bCs w:val="1"/>
          <w:sz w:val="32"/>
          <w:szCs w:val="32"/>
          <w:highlight w:val="yellow"/>
          <w:u w:val="single"/>
        </w:rPr>
      </w:pPr>
      <w:commentRangeStart w:id="16"/>
      <w:r w:rsidDel="00000000" w:rsidR="00000000" w:rsidRPr="00000000">
        <w:rPr>
          <w:b w:val="1"/>
          <w:bCs w:val="1"/>
          <w:sz w:val="32"/>
          <w:szCs w:val="32"/>
          <w:highlight w:val="yellow"/>
          <w:u w:val="single"/>
          <w:rtl w:val="0"/>
        </w:rPr>
        <w:t xml:space="preserve">Step-by-Step Process to the Dashboard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Click on </w:t>
      </w:r>
      <w:r w:rsidDel="00000000" w:rsidR="00000000" w:rsidRPr="00000000">
        <w:rPr>
          <w:b w:val="1"/>
          <w:bCs w:val="1"/>
          <w:rtl w:val="0"/>
        </w:rPr>
        <w:t xml:space="preserve">work with us</w:t>
      </w: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Select plan </w:t>
      </w:r>
    </w:p>
    <w:p w:rsidR="00000000" w:rsidDel="00000000" w:rsidP="00000000" w:rsidRDefault="00000000" w:rsidRPr="00000000" w14:paraId="000002BB">
      <w:pPr>
        <w:rPr>
          <w:b w:val="1"/>
          <w:bCs w:val="1"/>
        </w:rPr>
      </w:pPr>
      <w:r w:rsidDel="00000000" w:rsidR="00000000" w:rsidRPr="00000000">
        <w:rPr>
          <w:b w:val="1"/>
          <w:bCs w:val="1"/>
          <w:rtl w:val="0"/>
        </w:rPr>
        <w:t xml:space="preserve">1. Account Creation</w:t>
      </w:r>
    </w:p>
    <w:p w:rsidR="00000000" w:rsidDel="00000000" w:rsidP="00000000" w:rsidRDefault="00000000" w:rsidRPr="00000000" w14:paraId="000002BC">
      <w:pPr>
        <w:rPr/>
      </w:pPr>
      <w:r w:rsidDel="00000000" w:rsidR="00000000" w:rsidRPr="00000000">
        <w:rPr>
          <w:rtl w:val="0"/>
        </w:rPr>
        <w:t xml:space="preserve">Tutors/coaches create an account by entering essential details (name, email, password), providing the foundation for their profile.</w:t>
      </w:r>
    </w:p>
    <w:p w:rsidR="00000000" w:rsidDel="00000000" w:rsidP="00000000" w:rsidRDefault="00000000" w:rsidRPr="00000000" w14:paraId="000002BD">
      <w:pPr>
        <w:rPr/>
      </w:pPr>
      <w:r w:rsidDel="00000000" w:rsidR="00000000" w:rsidRPr="00000000">
        <w:rPr>
          <w:rtl w:val="0"/>
        </w:rPr>
        <w:t xml:space="preserve">2. Verify Email (if they sign in with email) </w:t>
      </w:r>
    </w:p>
    <w:p w:rsidR="00000000" w:rsidDel="00000000" w:rsidP="00000000" w:rsidRDefault="00000000" w:rsidRPr="00000000" w14:paraId="000002BE">
      <w:pPr>
        <w:rPr>
          <w:b w:val="1"/>
          <w:bCs w:val="1"/>
        </w:rPr>
      </w:pPr>
      <w:r w:rsidDel="00000000" w:rsidR="00000000" w:rsidRPr="00000000">
        <w:rPr>
          <w:b w:val="1"/>
          <w:bCs w:val="1"/>
          <w:rtl w:val="0"/>
        </w:rPr>
        <w:t xml:space="preserve">3. Terms and Conditions Agreement</w:t>
      </w:r>
    </w:p>
    <w:p w:rsidR="00000000" w:rsidDel="00000000" w:rsidP="00000000" w:rsidRDefault="00000000" w:rsidRPr="00000000" w14:paraId="000002BF">
      <w:pPr>
        <w:rPr/>
      </w:pPr>
      <w:r w:rsidDel="00000000" w:rsidR="00000000" w:rsidRPr="00000000">
        <w:rPr>
          <w:rtl w:val="0"/>
        </w:rPr>
        <w:t xml:space="preserve">Tutors/coaches are presented with the EmpowerEd Learnings Terms and Conditions, which outline essential guidelines regarding subscriptions, cancellations, privacy, and data use. Acceptance of the terms grants access to the next steps.</w:t>
      </w:r>
    </w:p>
    <w:p w:rsidR="00000000" w:rsidDel="00000000" w:rsidP="00000000" w:rsidRDefault="00000000" w:rsidRPr="00000000" w14:paraId="000002C0">
      <w:pPr>
        <w:rPr/>
      </w:pPr>
      <w:r w:rsidDel="00000000" w:rsidR="00000000" w:rsidRPr="00000000">
        <w:rPr>
          <w:rtl w:val="0"/>
        </w:rPr>
        <w:t xml:space="preserve">4. Welcome Free Trial Screen info (will create a content)</w:t>
      </w:r>
    </w:p>
    <w:p w:rsidR="00000000" w:rsidDel="00000000" w:rsidP="00000000" w:rsidRDefault="00000000" w:rsidRPr="00000000" w14:paraId="000002C1">
      <w:pPr>
        <w:rPr>
          <w:b w:val="1"/>
          <w:bCs w:val="1"/>
          <w:highlight w:val="yellow"/>
        </w:rPr>
      </w:pPr>
      <w:r w:rsidDel="00000000" w:rsidR="00000000" w:rsidRPr="00000000">
        <w:rPr>
          <w:b w:val="1"/>
          <w:bCs w:val="1"/>
          <w:highlight w:val="yellow"/>
          <w:rtl w:val="0"/>
        </w:rPr>
        <w:t xml:space="preserve">5. Take them to stripe to get payment details (Getting payment details at the same time)</w:t>
      </w:r>
    </w:p>
    <w:p w:rsidR="00000000" w:rsidDel="00000000" w:rsidP="00000000" w:rsidRDefault="00000000" w:rsidRPr="00000000" w14:paraId="000002C2">
      <w:pPr>
        <w:rPr/>
      </w:pPr>
      <w:r w:rsidDel="00000000" w:rsidR="00000000" w:rsidRPr="00000000">
        <w:rPr>
          <w:rtl w:val="0"/>
        </w:rPr>
        <w:t xml:space="preserve">After signing up, tutors/coaches choose one of the three available subscription tiers, selecting the payment plan that best aligns with their goals.</w:t>
      </w:r>
    </w:p>
    <w:p w:rsidR="00000000" w:rsidDel="00000000" w:rsidP="00000000" w:rsidRDefault="00000000" w:rsidRPr="00000000" w14:paraId="000002C3">
      <w:pPr>
        <w:rPr>
          <w:b w:val="1"/>
          <w:bCs w:val="1"/>
          <w:highlight w:val="yellow"/>
        </w:rPr>
      </w:pPr>
      <w:r w:rsidDel="00000000" w:rsidR="00000000" w:rsidRPr="00000000">
        <w:rPr>
          <w:b w:val="1"/>
          <w:bCs w:val="1"/>
          <w:rtl w:val="0"/>
        </w:rPr>
        <w:t xml:space="preserve">6</w:t>
      </w:r>
      <w:commentRangeStart w:id="17"/>
      <w:r w:rsidDel="00000000" w:rsidR="00000000" w:rsidRPr="00000000">
        <w:rPr>
          <w:b w:val="1"/>
          <w:bCs w:val="1"/>
          <w:rtl w:val="0"/>
        </w:rPr>
        <w:t xml:space="preserve">. Category and Subcategory Selection </w:t>
      </w:r>
      <w:r w:rsidDel="00000000" w:rsidR="00000000" w:rsidRPr="00000000">
        <w:rPr>
          <w:b w:val="1"/>
          <w:bCs w:val="1"/>
          <w:highlight w:val="yellow"/>
          <w:rtl w:val="0"/>
        </w:rPr>
        <w:t xml:space="preserve">(select one major category, mandatory step)</w:t>
      </w:r>
      <w:r w:rsidDel="00000000" w:rsidR="00000000" w:rsidRPr="00000000">
        <w:rPr>
          <w:b w:val="1"/>
          <w:bCs w:val="1"/>
          <w:rtl w:val="0"/>
        </w:rPr>
        <w:t xml:space="preserve"> </w:t>
      </w:r>
      <w:r w:rsidDel="00000000" w:rsidR="00000000" w:rsidRPr="00000000">
        <w:rPr>
          <w:b w:val="1"/>
          <w:bCs w:val="1"/>
          <w:highlight w:val="yellow"/>
          <w:rtl w:val="0"/>
        </w:rPr>
        <w:t xml:space="preserve">Standard plan</w:t>
      </w:r>
    </w:p>
    <w:p w:rsidR="00000000" w:rsidDel="00000000" w:rsidP="00000000" w:rsidRDefault="00000000" w:rsidRPr="00000000" w14:paraId="000002C4">
      <w:pPr>
        <w:rPr/>
      </w:pPr>
      <w:r w:rsidDel="00000000" w:rsidR="00000000" w:rsidRPr="00000000">
        <w:rPr>
          <w:rtl w:val="0"/>
        </w:rPr>
        <w:t xml:space="preserve">Main Categories: Tutors/coaches select the main category in which they specialize. EmpowerEd Learnings offers three primary categories:</w:t>
      </w:r>
    </w:p>
    <w:p w:rsidR="00000000" w:rsidDel="00000000" w:rsidP="00000000" w:rsidRDefault="00000000" w:rsidRPr="00000000" w14:paraId="000002C5">
      <w:pPr>
        <w:numPr>
          <w:ilvl w:val="0"/>
          <w:numId w:val="17"/>
        </w:numPr>
        <w:ind w:left="720" w:hanging="360"/>
        <w:rPr>
          <w:b w:val="1"/>
          <w:bCs w:val="1"/>
        </w:rPr>
      </w:pPr>
      <w:r w:rsidDel="00000000" w:rsidR="00000000" w:rsidRPr="00000000">
        <w:rPr>
          <w:b w:val="1"/>
          <w:bCs w:val="1"/>
          <w:rtl w:val="0"/>
        </w:rPr>
        <w:t xml:space="preserve">Academic Tutoring</w:t>
      </w:r>
    </w:p>
    <w:p w:rsidR="00000000" w:rsidDel="00000000" w:rsidP="00000000" w:rsidRDefault="00000000" w:rsidRPr="00000000" w14:paraId="000002C6">
      <w:pPr>
        <w:numPr>
          <w:ilvl w:val="0"/>
          <w:numId w:val="17"/>
        </w:numPr>
        <w:ind w:left="720" w:hanging="360"/>
        <w:rPr>
          <w:b w:val="1"/>
          <w:bCs w:val="1"/>
        </w:rPr>
      </w:pPr>
      <w:r w:rsidDel="00000000" w:rsidR="00000000" w:rsidRPr="00000000">
        <w:rPr>
          <w:b w:val="1"/>
          <w:bCs w:val="1"/>
          <w:rtl w:val="0"/>
        </w:rPr>
        <w:t xml:space="preserve">Skill Development</w:t>
      </w:r>
    </w:p>
    <w:p w:rsidR="00000000" w:rsidDel="00000000" w:rsidP="00000000" w:rsidRDefault="00000000" w:rsidRPr="00000000" w14:paraId="000002C7">
      <w:pPr>
        <w:numPr>
          <w:ilvl w:val="0"/>
          <w:numId w:val="17"/>
        </w:numPr>
        <w:ind w:left="720" w:hanging="360"/>
        <w:rPr>
          <w:b w:val="1"/>
          <w:bCs w:val="1"/>
        </w:rPr>
      </w:pPr>
      <w:r w:rsidDel="00000000" w:rsidR="00000000" w:rsidRPr="00000000">
        <w:rPr>
          <w:b w:val="1"/>
          <w:bCs w:val="1"/>
          <w:rtl w:val="0"/>
        </w:rPr>
        <w:t xml:space="preserve">Life Coaching</w:t>
      </w:r>
    </w:p>
    <w:p w:rsidR="00000000" w:rsidDel="00000000" w:rsidP="00000000" w:rsidRDefault="00000000" w:rsidRPr="00000000" w14:paraId="000002C8">
      <w:pPr>
        <w:rPr>
          <w:b w:val="1"/>
          <w:bCs w:val="1"/>
          <w:highlight w:val="yellow"/>
        </w:rPr>
      </w:pPr>
      <w:r w:rsidDel="00000000" w:rsidR="00000000" w:rsidRPr="00000000">
        <w:rPr>
          <w:b w:val="1"/>
          <w:bCs w:val="1"/>
          <w:rtl w:val="0"/>
        </w:rPr>
        <w:t xml:space="preserve">Subcategories:</w:t>
      </w:r>
      <w:r w:rsidDel="00000000" w:rsidR="00000000" w:rsidRPr="00000000">
        <w:rPr>
          <w:rtl w:val="0"/>
        </w:rPr>
        <w:t xml:space="preserve"> To provide a more tailored experience for students, each main category contains specialized subcategories:</w:t>
      </w:r>
      <w:r w:rsidDel="00000000" w:rsidR="00000000" w:rsidRPr="00000000">
        <w:rPr>
          <w:b w:val="1"/>
          <w:bCs w:val="1"/>
          <w:highlight w:val="yellow"/>
          <w:rtl w:val="0"/>
        </w:rPr>
        <w:t xml:space="preserve"> (select one subcategory, mandatory step) Standard Plan.</w:t>
      </w:r>
    </w:p>
    <w:p w:rsidR="00000000" w:rsidDel="00000000" w:rsidP="00000000" w:rsidRDefault="00000000" w:rsidRPr="00000000" w14:paraId="000002C9">
      <w:pPr>
        <w:rPr>
          <w:b w:val="1"/>
          <w:bCs w:val="1"/>
          <w:highlight w:val="yellow"/>
        </w:rPr>
      </w:pPr>
      <w:r w:rsidDel="00000000" w:rsidR="00000000" w:rsidRPr="00000000">
        <w:rPr>
          <w:rtl w:val="0"/>
        </w:rPr>
      </w:r>
    </w:p>
    <w:p w:rsidR="00000000" w:rsidDel="00000000" w:rsidP="00000000" w:rsidRDefault="00000000" w:rsidRPr="00000000" w14:paraId="000002CA">
      <w:pPr>
        <w:rPr>
          <w:b w:val="1"/>
          <w:bCs w:val="1"/>
          <w:highlight w:val="yellow"/>
        </w:rPr>
      </w:pPr>
      <w:r w:rsidDel="00000000" w:rsidR="00000000" w:rsidRPr="00000000">
        <w:rPr>
          <w:b w:val="1"/>
          <w:bCs w:val="1"/>
          <w:highlight w:val="yellow"/>
          <w:rtl w:val="0"/>
        </w:rPr>
        <w:t xml:space="preserve">premium members can select Two major Categories and up to Three subcategories)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Academic Tutoring: (Major)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Subcategories</w:t>
      </w:r>
    </w:p>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Subcategories</w:t>
      </w:r>
      <w:r w:rsidDel="00000000" w:rsidR="00000000" w:rsidRPr="00000000">
        <w:rPr>
          <w:rtl w:val="0"/>
        </w:rPr>
        <w:t xml:space="preserve">: </w:t>
      </w:r>
      <w:r w:rsidDel="00000000" w:rsidR="00000000" w:rsidRPr="00000000">
        <w:rPr>
          <w:b w:val="1"/>
          <w:bCs w:val="1"/>
          <w:rtl w:val="0"/>
        </w:rPr>
        <w:t xml:space="preserve">Mathematics</w:t>
      </w:r>
      <w:r w:rsidDel="00000000" w:rsidR="00000000" w:rsidRPr="00000000">
        <w:rPr>
          <w:rtl w:val="0"/>
        </w:rPr>
        <w:t xml:space="preserve"> (Algebra, Geometry, Calculus, Trigonometry, Statistics)</w:t>
      </w:r>
    </w:p>
    <w:p w:rsidR="00000000" w:rsidDel="00000000" w:rsidP="00000000" w:rsidRDefault="00000000" w:rsidRPr="00000000" w14:paraId="000002D1">
      <w:pPr>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Science</w:t>
      </w:r>
      <w:r w:rsidDel="00000000" w:rsidR="00000000" w:rsidRPr="00000000">
        <w:rPr>
          <w:rtl w:val="0"/>
        </w:rPr>
        <w:t xml:space="preserve"> (Biology, Chemistry, Physics, Environmental Science, Anatomy &amp; Physiology)</w:t>
      </w:r>
    </w:p>
    <w:p w:rsidR="00000000" w:rsidDel="00000000" w:rsidP="00000000" w:rsidRDefault="00000000" w:rsidRPr="00000000" w14:paraId="000002D2">
      <w:pPr>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English &amp; Literature</w:t>
      </w:r>
      <w:r w:rsidDel="00000000" w:rsidR="00000000" w:rsidRPr="00000000">
        <w:rPr>
          <w:rtl w:val="0"/>
        </w:rPr>
        <w:t xml:space="preserve"> (Grammar, Essay Writing, Reading Comprehension, Creative Writing, AP English)</w:t>
      </w:r>
    </w:p>
    <w:p w:rsidR="00000000" w:rsidDel="00000000" w:rsidP="00000000" w:rsidRDefault="00000000" w:rsidRPr="00000000" w14:paraId="000002D3">
      <w:pPr>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History &amp; Social Studies</w:t>
      </w:r>
      <w:r w:rsidDel="00000000" w:rsidR="00000000" w:rsidRPr="00000000">
        <w:rPr>
          <w:rtl w:val="0"/>
        </w:rPr>
        <w:t xml:space="preserve"> (World History, U.S. History, Civics &amp; Government, Geography, Economics)</w:t>
      </w:r>
    </w:p>
    <w:p w:rsidR="00000000" w:rsidDel="00000000" w:rsidP="00000000" w:rsidRDefault="00000000" w:rsidRPr="00000000" w14:paraId="000002D4">
      <w:pPr>
        <w:ind w:left="0" w:firstLine="0"/>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Test Prep &amp; College Readiness</w:t>
      </w:r>
      <w:r w:rsidDel="00000000" w:rsidR="00000000" w:rsidRPr="00000000">
        <w:rPr>
          <w:rtl w:val="0"/>
        </w:rPr>
        <w:t xml:space="preserve"> (SAT, ACT, AP Exams, GED, College Application Essays)</w:t>
      </w:r>
    </w:p>
    <w:p w:rsidR="00000000" w:rsidDel="00000000" w:rsidP="00000000" w:rsidRDefault="00000000" w:rsidRPr="00000000" w14:paraId="000002D5">
      <w:pPr>
        <w:rPr>
          <w:b w:val="1"/>
          <w:bCs w:val="1"/>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b w:val="1"/>
          <w:bCs w:val="1"/>
          <w:rtl w:val="0"/>
        </w:rPr>
        <w:t xml:space="preserve">Skill Development: (Major)</w:t>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tl w:val="0"/>
        </w:rPr>
        <w:t xml:space="preserve">Subcategories: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Coding </w:t>
      </w:r>
      <w:r w:rsidDel="00000000" w:rsidR="00000000" w:rsidRPr="00000000">
        <w:rPr>
          <w:rtl w:val="0"/>
        </w:rPr>
        <w:t xml:space="preserve"> (Python, Java, C++, JavaScript, Swift, App Development)</w:t>
      </w:r>
    </w:p>
    <w:p w:rsidR="00000000" w:rsidDel="00000000" w:rsidP="00000000" w:rsidRDefault="00000000" w:rsidRPr="00000000" w14:paraId="000002DC">
      <w:pPr>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Business &amp; Entrepreneurship</w:t>
      </w:r>
      <w:r w:rsidDel="00000000" w:rsidR="00000000" w:rsidRPr="00000000">
        <w:rPr>
          <w:rtl w:val="0"/>
        </w:rPr>
        <w:t xml:space="preserve"> (Marketing, Business Strategy, Sales, E-commerce, Startups)</w:t>
      </w:r>
    </w:p>
    <w:p w:rsidR="00000000" w:rsidDel="00000000" w:rsidP="00000000" w:rsidRDefault="00000000" w:rsidRPr="00000000" w14:paraId="000002DD">
      <w:pPr>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Financial Literacy</w:t>
      </w:r>
      <w:r w:rsidDel="00000000" w:rsidR="00000000" w:rsidRPr="00000000">
        <w:rPr>
          <w:rtl w:val="0"/>
        </w:rPr>
        <w:t xml:space="preserve"> (Budgeting, Investing, Taxes, Credit Management, Wealth Building)</w:t>
      </w:r>
    </w:p>
    <w:p w:rsidR="00000000" w:rsidDel="00000000" w:rsidP="00000000" w:rsidRDefault="00000000" w:rsidRPr="00000000" w14:paraId="000002DE">
      <w:pPr>
        <w:rPr/>
      </w:pPr>
      <w:r w:rsidDel="00000000" w:rsidR="00000000" w:rsidRPr="00000000">
        <w:rPr>
          <w:rFonts w:ascii="Andika" w:cs="Andika" w:eastAsia="Andika" w:hAnsi="Andika"/>
          <w:rtl w:val="0"/>
        </w:rPr>
        <w:t xml:space="preserve">4️⃣ </w:t>
      </w:r>
      <w:commentRangeStart w:id="18"/>
      <w:r w:rsidDel="00000000" w:rsidR="00000000" w:rsidRPr="00000000">
        <w:rPr>
          <w:b w:val="1"/>
          <w:bCs w:val="1"/>
          <w:rtl w:val="0"/>
        </w:rPr>
        <w:t xml:space="preserve">Music &amp; Arts  </w:t>
      </w:r>
      <w:r w:rsidDel="00000000" w:rsidR="00000000" w:rsidRPr="00000000">
        <w:rPr>
          <w:rtl w:val="0"/>
        </w:rPr>
        <w:t xml:space="preserve">(Instrumental Lessons, Vocal Training, Music Production, </w:t>
      </w:r>
      <w:commentRangeEnd w:id="17"/>
      <w:r w:rsidDel="00000000" w:rsidR="00000000" w:rsidRPr="00000000">
        <w:commentReference w:id="17"/>
      </w:r>
      <w:r w:rsidDel="00000000" w:rsidR="00000000" w:rsidRPr="00000000">
        <w:rPr>
          <w:rtl w:val="0"/>
        </w:rPr>
        <w:t xml:space="preserve">painting, drawing, digital art)</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DF">
      <w:pPr>
        <w:rPr/>
      </w:pPr>
      <w:commentRangeStart w:id="19"/>
      <w:r w:rsidDel="00000000" w:rsidR="00000000" w:rsidRPr="00000000">
        <w:rPr>
          <w:rtl w:val="0"/>
        </w:rPr>
      </w:r>
    </w:p>
    <w:p w:rsidR="00000000" w:rsidDel="00000000" w:rsidP="00000000" w:rsidRDefault="00000000" w:rsidRPr="00000000" w14:paraId="000002E0">
      <w:pPr>
        <w:ind w:left="0" w:firstLine="0"/>
        <w:rPr/>
      </w:pPr>
      <w:r w:rsidDel="00000000" w:rsidR="00000000" w:rsidRPr="00000000">
        <w:rPr>
          <w:rFonts w:ascii="Andika" w:cs="Andika" w:eastAsia="Andika" w:hAnsi="Andika"/>
          <w:rtl w:val="0"/>
        </w:rPr>
        <w:t xml:space="preserve">5️⃣</w:t>
      </w:r>
      <w:r w:rsidDel="00000000" w:rsidR="00000000" w:rsidRPr="00000000">
        <w:rPr>
          <w:b w:val="1"/>
          <w:bCs w:val="1"/>
          <w:rtl w:val="0"/>
        </w:rPr>
        <w:t xml:space="preserve">Public Speaking &amp; Communication</w:t>
      </w:r>
      <w:r w:rsidDel="00000000" w:rsidR="00000000" w:rsidRPr="00000000">
        <w:rPr>
          <w:rtl w:val="0"/>
        </w:rPr>
        <w:t xml:space="preserve"> (Presentation Skills, Storytelling, Debate, Speech Writing, Persuasion)</w:t>
      </w:r>
    </w:p>
    <w:p w:rsidR="00000000" w:rsidDel="00000000" w:rsidP="00000000" w:rsidRDefault="00000000" w:rsidRPr="00000000" w14:paraId="000002E1">
      <w:pPr>
        <w:ind w:left="720" w:firstLine="0"/>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Life Coaching: (Major)</w:t>
      </w:r>
    </w:p>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Subcategories: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Confidence Building </w:t>
      </w:r>
      <w:r w:rsidDel="00000000" w:rsidR="00000000" w:rsidRPr="00000000">
        <w:rPr>
          <w:rtl w:val="0"/>
        </w:rPr>
        <w:t xml:space="preserve"> (Boosting Self-Esteem, Overcoming Self-Doubt, Building Resilience, Assertiveness)</w:t>
      </w:r>
    </w:p>
    <w:p w:rsidR="00000000" w:rsidDel="00000000" w:rsidP="00000000" w:rsidRDefault="00000000" w:rsidRPr="00000000" w14:paraId="000002E7">
      <w:pPr>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Emotional Intelligence </w:t>
      </w:r>
      <w:r w:rsidDel="00000000" w:rsidR="00000000" w:rsidRPr="00000000">
        <w:rPr>
          <w:rtl w:val="0"/>
        </w:rPr>
        <w:t xml:space="preserve">(Managing Emotions, Stress Reduction, Self-Awareness, Mindful Living)</w:t>
      </w:r>
    </w:p>
    <w:p w:rsidR="00000000" w:rsidDel="00000000" w:rsidP="00000000" w:rsidRDefault="00000000" w:rsidRPr="00000000" w14:paraId="000002E8">
      <w:pPr>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Productivity</w:t>
      </w:r>
      <w:r w:rsidDel="00000000" w:rsidR="00000000" w:rsidRPr="00000000">
        <w:rPr>
          <w:rtl w:val="0"/>
        </w:rPr>
        <w:t xml:space="preserve"> (Time Management, Habit Formation, Prioritization, Motivation, Actionable Goal Setting)</w:t>
      </w:r>
    </w:p>
    <w:p w:rsidR="00000000" w:rsidDel="00000000" w:rsidP="00000000" w:rsidRDefault="00000000" w:rsidRPr="00000000" w14:paraId="000002E9">
      <w:pPr>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Leadership Development</w:t>
      </w:r>
      <w:r w:rsidDel="00000000" w:rsidR="00000000" w:rsidRPr="00000000">
        <w:rPr>
          <w:rtl w:val="0"/>
        </w:rPr>
        <w:t xml:space="preserve"> ( Decision-Making, Ethical Leadership, Conflict Resolution, Networking, Influence)</w:t>
      </w:r>
    </w:p>
    <w:p w:rsidR="00000000" w:rsidDel="00000000" w:rsidP="00000000" w:rsidRDefault="00000000" w:rsidRPr="00000000" w14:paraId="000002EA">
      <w:pPr>
        <w:ind w:left="0" w:firstLine="0"/>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Social Skills</w:t>
      </w:r>
      <w:r w:rsidDel="00000000" w:rsidR="00000000" w:rsidRPr="00000000">
        <w:rPr>
          <w:rtl w:val="0"/>
        </w:rPr>
        <w:t xml:space="preserve"> (Overcoming Social Anxiety, Effective Communication, Persuasion, Relationship Building)</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bCs w:val="1"/>
          <w:highlight w:val="yellow"/>
        </w:rPr>
      </w:pPr>
      <w:r w:rsidDel="00000000" w:rsidR="00000000" w:rsidRPr="00000000">
        <w:rPr>
          <w:b w:val="1"/>
          <w:bCs w:val="1"/>
          <w:rtl w:val="0"/>
        </w:rPr>
        <w:t xml:space="preserve">4. Dashboard Acces</w:t>
      </w:r>
      <w:r w:rsidDel="00000000" w:rsidR="00000000" w:rsidRPr="00000000">
        <w:rPr>
          <w:rtl w:val="0"/>
        </w:rPr>
      </w:r>
    </w:p>
    <w:p w:rsidR="00000000" w:rsidDel="00000000" w:rsidP="00000000" w:rsidRDefault="00000000" w:rsidRPr="00000000" w14:paraId="000002EE">
      <w:pPr>
        <w:rPr>
          <w:b w:val="1"/>
          <w:bCs w:val="1"/>
          <w:highlight w:val="cyan"/>
        </w:rPr>
      </w:pPr>
      <w:r w:rsidDel="00000000" w:rsidR="00000000" w:rsidRPr="00000000">
        <w:rPr>
          <w:rtl w:val="0"/>
        </w:rPr>
        <w:t xml:space="preserve">After agreeing to the Terms and Conditions, tutors/coaches are directed to their personal dashboard where they can Complete Their Profile </w:t>
      </w:r>
      <w:r w:rsidDel="00000000" w:rsidR="00000000" w:rsidRPr="00000000">
        <w:rPr>
          <w:b w:val="1"/>
          <w:bCs w:val="1"/>
          <w:highlight w:val="cyan"/>
          <w:rtl w:val="0"/>
        </w:rPr>
        <w:t xml:space="preserve">(Dashboard buttons are listed below)</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b w:val="1"/>
          <w:bCs w:val="1"/>
          <w:highlight w:val="yellow"/>
        </w:rPr>
      </w:pPr>
      <w:r w:rsidDel="00000000" w:rsidR="00000000" w:rsidRPr="00000000">
        <w:rPr>
          <w:b w:val="1"/>
          <w:bCs w:val="1"/>
          <w:rtl w:val="0"/>
        </w:rPr>
        <w:t xml:space="preserve">5</w:t>
      </w:r>
      <w:r w:rsidDel="00000000" w:rsidR="00000000" w:rsidRPr="00000000">
        <w:rPr>
          <w:b w:val="1"/>
          <w:bCs w:val="1"/>
          <w:rtl w:val="0"/>
        </w:rPr>
        <w:t xml:space="preserve">. Final Review by Admin </w:t>
      </w:r>
      <w:r w:rsidDel="00000000" w:rsidR="00000000" w:rsidRPr="00000000">
        <w:rPr>
          <w:b w:val="1"/>
          <w:bCs w:val="1"/>
          <w:highlight w:val="yellow"/>
          <w:rtl w:val="0"/>
        </w:rPr>
        <w:t xml:space="preserve">(Note)</w:t>
      </w:r>
    </w:p>
    <w:p w:rsidR="00000000" w:rsidDel="00000000" w:rsidP="00000000" w:rsidRDefault="00000000" w:rsidRPr="00000000" w14:paraId="000002F1">
      <w:pPr>
        <w:rPr/>
      </w:pPr>
      <w:r w:rsidDel="00000000" w:rsidR="00000000" w:rsidRPr="00000000">
        <w:rPr>
          <w:rtl w:val="0"/>
        </w:rPr>
        <w:t xml:space="preserve">As an added quality measure, profiles may undergo a brief admin review to verify that all details meet EmpowerEd Learnings’ standards and present tutors/coaches accurately to students.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b w:val="1"/>
          <w:bCs w:val="1"/>
        </w:rPr>
      </w:pPr>
      <w:r w:rsidDel="00000000" w:rsidR="00000000" w:rsidRPr="00000000">
        <w:rPr>
          <w:b w:val="1"/>
          <w:bCs w:val="1"/>
          <w:rtl w:val="0"/>
        </w:rPr>
        <w:t xml:space="preserve">6. Put Profile Goes Live</w:t>
      </w:r>
    </w:p>
    <w:p w:rsidR="00000000" w:rsidDel="00000000" w:rsidP="00000000" w:rsidRDefault="00000000" w:rsidRPr="00000000" w14:paraId="000002F4">
      <w:pPr>
        <w:rPr/>
      </w:pPr>
      <w:r w:rsidDel="00000000" w:rsidR="00000000" w:rsidRPr="00000000">
        <w:rPr>
          <w:rtl w:val="0"/>
        </w:rPr>
        <w:t xml:space="preserve">Upon completion, the tutor/coach profile becomes visible to students, who can now explore their offerings, expertise, and availability, and book sessions accordingly.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highlight w:val="cyan"/>
        </w:rPr>
      </w:pPr>
      <w:r w:rsidDel="00000000" w:rsidR="00000000" w:rsidRPr="00000000">
        <w:rPr>
          <w:b w:val="1"/>
          <w:bCs w:val="1"/>
          <w:highlight w:val="cyan"/>
          <w:rtl w:val="0"/>
        </w:rPr>
        <w:t xml:space="preserve">Additional Support and Features</w:t>
      </w:r>
    </w:p>
    <w:p w:rsidR="00000000" w:rsidDel="00000000" w:rsidP="00000000" w:rsidRDefault="00000000" w:rsidRPr="00000000" w14:paraId="000002F7">
      <w:pPr>
        <w:rPr>
          <w:highlight w:val="cyan"/>
        </w:rPr>
      </w:pPr>
      <w:r w:rsidDel="00000000" w:rsidR="00000000" w:rsidRPr="00000000">
        <w:rPr>
          <w:b w:val="1"/>
          <w:bCs w:val="1"/>
          <w:highlight w:val="cyan"/>
          <w:rtl w:val="0"/>
        </w:rPr>
        <w:t xml:space="preserve">Automated Notifications:</w:t>
      </w:r>
      <w:r w:rsidDel="00000000" w:rsidR="00000000" w:rsidRPr="00000000">
        <w:rPr>
          <w:highlight w:val="cyan"/>
          <w:rtl w:val="0"/>
        </w:rPr>
        <w:t xml:space="preserve"> Tutors and students receive alerts for subscription renewals, upcoming classes, and reminders for profile completion.</w:t>
      </w:r>
    </w:p>
    <w:p w:rsidR="00000000" w:rsidDel="00000000" w:rsidP="00000000" w:rsidRDefault="00000000" w:rsidRPr="00000000" w14:paraId="000002F8">
      <w:pPr>
        <w:rPr>
          <w:highlight w:val="cyan"/>
        </w:rPr>
      </w:pPr>
      <w:r w:rsidDel="00000000" w:rsidR="00000000" w:rsidRPr="00000000">
        <w:rPr>
          <w:rtl w:val="0"/>
        </w:rPr>
      </w:r>
    </w:p>
    <w:p w:rsidR="00000000" w:rsidDel="00000000" w:rsidP="00000000" w:rsidRDefault="00000000" w:rsidRPr="00000000" w14:paraId="000002F9">
      <w:pPr>
        <w:rPr>
          <w:highlight w:val="yellow"/>
        </w:rPr>
      </w:pPr>
      <w:r w:rsidDel="00000000" w:rsidR="00000000" w:rsidRPr="00000000">
        <w:rPr>
          <w:rtl w:val="0"/>
        </w:rPr>
      </w:r>
    </w:p>
    <w:p w:rsidR="00000000" w:rsidDel="00000000" w:rsidP="00000000" w:rsidRDefault="00000000" w:rsidRPr="00000000" w14:paraId="000002FA">
      <w:pPr>
        <w:ind w:left="0" w:firstLine="0"/>
        <w:rPr>
          <w:b w:val="1"/>
          <w:bCs w:val="1"/>
        </w:rPr>
      </w:pPr>
      <w:commentRangeStart w:id="20"/>
      <w:r w:rsidDel="00000000" w:rsidR="00000000" w:rsidRPr="00000000">
        <w:rPr>
          <w:b w:val="1"/>
          <w:bCs w:val="1"/>
          <w:rtl w:val="0"/>
        </w:rPr>
        <w:t xml:space="preserve">Thank you for reaching out to our Help &amp; Support team. We’ve received your message and will get back to you as soon as possible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jc w:val="center"/>
        <w:rPr>
          <w:b w:val="1"/>
          <w:bCs w:val="1"/>
          <w:sz w:val="30"/>
          <w:szCs w:val="30"/>
          <w:u w:val="single"/>
        </w:rPr>
      </w:pPr>
      <w:r w:rsidDel="00000000" w:rsidR="00000000" w:rsidRPr="00000000">
        <w:rPr>
          <w:rtl w:val="0"/>
        </w:rPr>
      </w:r>
    </w:p>
    <w:p w:rsidR="00000000" w:rsidDel="00000000" w:rsidP="00000000" w:rsidRDefault="00000000" w:rsidRPr="00000000" w14:paraId="000002FE">
      <w:pPr>
        <w:jc w:val="center"/>
        <w:rPr>
          <w:b w:val="1"/>
          <w:bCs w:val="1"/>
          <w:sz w:val="30"/>
          <w:szCs w:val="30"/>
          <w:u w:val="single"/>
        </w:rPr>
      </w:pPr>
      <w:r w:rsidDel="00000000" w:rsidR="00000000" w:rsidRPr="00000000">
        <w:rPr>
          <w:rtl w:val="0"/>
        </w:rPr>
      </w:r>
    </w:p>
    <w:p w:rsidR="00000000" w:rsidDel="00000000" w:rsidP="00000000" w:rsidRDefault="00000000" w:rsidRPr="00000000" w14:paraId="000002FF">
      <w:pPr>
        <w:jc w:val="center"/>
        <w:rPr>
          <w:b w:val="1"/>
          <w:bCs w:val="1"/>
          <w:sz w:val="30"/>
          <w:szCs w:val="30"/>
          <w:u w:val="single"/>
        </w:rPr>
      </w:pPr>
      <w:r w:rsidDel="00000000" w:rsidR="00000000" w:rsidRPr="00000000">
        <w:rPr>
          <w:rtl w:val="0"/>
        </w:rPr>
      </w:r>
    </w:p>
    <w:p w:rsidR="00000000" w:rsidDel="00000000" w:rsidP="00000000" w:rsidRDefault="00000000" w:rsidRPr="00000000" w14:paraId="00000300">
      <w:pPr>
        <w:jc w:val="center"/>
        <w:rPr>
          <w:b w:val="1"/>
          <w:bCs w:val="1"/>
          <w:sz w:val="30"/>
          <w:szCs w:val="30"/>
          <w:u w:val="single"/>
        </w:rPr>
      </w:pPr>
      <w:r w:rsidDel="00000000" w:rsidR="00000000" w:rsidRPr="00000000">
        <w:rPr>
          <w:rtl w:val="0"/>
        </w:rPr>
      </w:r>
    </w:p>
    <w:p w:rsidR="00000000" w:rsidDel="00000000" w:rsidP="00000000" w:rsidRDefault="00000000" w:rsidRPr="00000000" w14:paraId="00000301">
      <w:pPr>
        <w:jc w:val="center"/>
        <w:rPr>
          <w:b w:val="1"/>
          <w:bCs w:val="1"/>
          <w:sz w:val="30"/>
          <w:szCs w:val="30"/>
          <w:highlight w:val="yellow"/>
          <w:u w:val="single"/>
        </w:rPr>
      </w:pPr>
      <w:r w:rsidDel="00000000" w:rsidR="00000000" w:rsidRPr="00000000">
        <w:rPr>
          <w:b w:val="1"/>
          <w:bCs w:val="1"/>
          <w:sz w:val="30"/>
          <w:szCs w:val="30"/>
          <w:highlight w:val="yellow"/>
          <w:u w:val="single"/>
          <w:rtl w:val="0"/>
        </w:rPr>
        <w:t xml:space="preserve">Dashboard Buttons and Features: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b w:val="1"/>
          <w:bCs w:val="1"/>
          <w:rtl w:val="0"/>
        </w:rPr>
        <w:t xml:space="preserve">Profile</w:t>
      </w:r>
    </w:p>
    <w:p w:rsidR="00000000" w:rsidDel="00000000" w:rsidP="00000000" w:rsidRDefault="00000000" w:rsidRPr="00000000" w14:paraId="00000304">
      <w:pPr>
        <w:rPr/>
      </w:pPr>
      <w:r w:rsidDel="00000000" w:rsidR="00000000" w:rsidRPr="00000000">
        <w:rPr>
          <w:rtl w:val="0"/>
        </w:rPr>
        <w:t xml:space="preserve">Section to share a personal introduction.</w:t>
      </w:r>
    </w:p>
    <w:p w:rsidR="00000000" w:rsidDel="00000000" w:rsidP="00000000" w:rsidRDefault="00000000" w:rsidRPr="00000000" w14:paraId="00000305">
      <w:pPr>
        <w:rPr>
          <w:b w:val="1"/>
          <w:bCs w:val="1"/>
          <w:color w:val="000000"/>
          <w:sz w:val="22"/>
          <w:szCs w:val="22"/>
          <w:highlight w:val="yellow"/>
        </w:rPr>
      </w:pPr>
      <w:r w:rsidDel="00000000" w:rsidR="00000000" w:rsidRPr="00000000">
        <w:rPr>
          <w:b w:val="1"/>
          <w:bCs w:val="1"/>
          <w:rtl w:val="0"/>
        </w:rPr>
        <w:t xml:space="preserve">Education &amp;Expertise::</w:t>
      </w:r>
      <w:r w:rsidDel="00000000" w:rsidR="00000000" w:rsidRPr="00000000">
        <w:rPr>
          <w:rtl w:val="0"/>
        </w:rPr>
        <w:t xml:space="preserve"> Add educational background, certifications, and relevant credentials</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306">
      <w:pPr>
        <w:numPr>
          <w:ilvl w:val="0"/>
          <w:numId w:val="21"/>
        </w:numPr>
        <w:spacing w:after="0" w:afterAutospacing="0" w:before="240" w:lineRule="auto"/>
        <w:ind w:left="720" w:hanging="360"/>
        <w:rPr>
          <w:highlight w:val="yellow"/>
        </w:rPr>
      </w:pPr>
      <w:r w:rsidDel="00000000" w:rsidR="00000000" w:rsidRPr="00000000">
        <w:rPr>
          <w:b w:val="1"/>
          <w:bCs w:val="1"/>
          <w:highlight w:val="yellow"/>
          <w:rtl w:val="0"/>
        </w:rPr>
        <w:t xml:space="preserve">Highest Level of Education</w:t>
      </w:r>
    </w:p>
    <w:p w:rsidR="00000000" w:rsidDel="00000000" w:rsidP="00000000" w:rsidRDefault="00000000" w:rsidRPr="00000000" w14:paraId="00000307">
      <w:pPr>
        <w:numPr>
          <w:ilvl w:val="1"/>
          <w:numId w:val="21"/>
        </w:numPr>
        <w:spacing w:after="0" w:afterAutospacing="0" w:before="0" w:beforeAutospacing="0" w:lineRule="auto"/>
        <w:ind w:left="1440" w:hanging="360"/>
        <w:rPr>
          <w:highlight w:val="yellow"/>
        </w:rPr>
      </w:pPr>
      <w:r w:rsidDel="00000000" w:rsidR="00000000" w:rsidRPr="00000000">
        <w:rPr>
          <w:highlight w:val="yellow"/>
          <w:rtl w:val="0"/>
        </w:rPr>
        <w:t xml:space="preserve">Dropdown options:</w:t>
      </w:r>
    </w:p>
    <w:p w:rsidR="00000000" w:rsidDel="00000000" w:rsidP="00000000" w:rsidRDefault="00000000" w:rsidRPr="00000000" w14:paraId="00000308">
      <w:pPr>
        <w:numPr>
          <w:ilvl w:val="2"/>
          <w:numId w:val="21"/>
        </w:numPr>
        <w:spacing w:after="0" w:afterAutospacing="0" w:before="0" w:beforeAutospacing="0" w:lineRule="auto"/>
        <w:ind w:left="2160" w:hanging="360"/>
        <w:rPr>
          <w:highlight w:val="yellow"/>
        </w:rPr>
      </w:pPr>
      <w:r w:rsidDel="00000000" w:rsidR="00000000" w:rsidRPr="00000000">
        <w:rPr>
          <w:highlight w:val="yellow"/>
          <w:rtl w:val="0"/>
        </w:rPr>
        <w:t xml:space="preserve">High School Diploma</w:t>
      </w:r>
    </w:p>
    <w:p w:rsidR="00000000" w:rsidDel="00000000" w:rsidP="00000000" w:rsidRDefault="00000000" w:rsidRPr="00000000" w14:paraId="00000309">
      <w:pPr>
        <w:numPr>
          <w:ilvl w:val="2"/>
          <w:numId w:val="21"/>
        </w:numPr>
        <w:spacing w:after="0" w:afterAutospacing="0" w:before="0" w:beforeAutospacing="0" w:lineRule="auto"/>
        <w:ind w:left="2160" w:hanging="360"/>
        <w:rPr>
          <w:highlight w:val="yellow"/>
        </w:rPr>
      </w:pPr>
      <w:r w:rsidDel="00000000" w:rsidR="00000000" w:rsidRPr="00000000">
        <w:rPr>
          <w:highlight w:val="yellow"/>
          <w:rtl w:val="0"/>
        </w:rPr>
        <w:t xml:space="preserve">Associate's Degree</w:t>
      </w:r>
    </w:p>
    <w:p w:rsidR="00000000" w:rsidDel="00000000" w:rsidP="00000000" w:rsidRDefault="00000000" w:rsidRPr="00000000" w14:paraId="0000030A">
      <w:pPr>
        <w:numPr>
          <w:ilvl w:val="2"/>
          <w:numId w:val="21"/>
        </w:numPr>
        <w:spacing w:after="0" w:afterAutospacing="0" w:before="0" w:beforeAutospacing="0" w:lineRule="auto"/>
        <w:ind w:left="2160" w:hanging="360"/>
        <w:rPr>
          <w:highlight w:val="yellow"/>
        </w:rPr>
      </w:pPr>
      <w:r w:rsidDel="00000000" w:rsidR="00000000" w:rsidRPr="00000000">
        <w:rPr>
          <w:highlight w:val="yellow"/>
          <w:rtl w:val="0"/>
        </w:rPr>
        <w:t xml:space="preserve">Bachelor's Degree</w:t>
      </w:r>
    </w:p>
    <w:p w:rsidR="00000000" w:rsidDel="00000000" w:rsidP="00000000" w:rsidRDefault="00000000" w:rsidRPr="00000000" w14:paraId="0000030B">
      <w:pPr>
        <w:numPr>
          <w:ilvl w:val="2"/>
          <w:numId w:val="21"/>
        </w:numPr>
        <w:spacing w:after="0" w:afterAutospacing="0" w:before="0" w:beforeAutospacing="0" w:lineRule="auto"/>
        <w:ind w:left="2160" w:hanging="360"/>
        <w:rPr>
          <w:highlight w:val="yellow"/>
        </w:rPr>
      </w:pPr>
      <w:r w:rsidDel="00000000" w:rsidR="00000000" w:rsidRPr="00000000">
        <w:rPr>
          <w:highlight w:val="yellow"/>
          <w:rtl w:val="0"/>
        </w:rPr>
        <w:t xml:space="preserve">Master's Degree</w:t>
      </w:r>
    </w:p>
    <w:p w:rsidR="00000000" w:rsidDel="00000000" w:rsidP="00000000" w:rsidRDefault="00000000" w:rsidRPr="00000000" w14:paraId="0000030C">
      <w:pPr>
        <w:numPr>
          <w:ilvl w:val="2"/>
          <w:numId w:val="21"/>
        </w:numPr>
        <w:spacing w:after="0" w:afterAutospacing="0" w:before="0" w:beforeAutospacing="0" w:lineRule="auto"/>
        <w:ind w:left="2160" w:hanging="360"/>
        <w:rPr>
          <w:highlight w:val="yellow"/>
        </w:rPr>
      </w:pPr>
      <w:r w:rsidDel="00000000" w:rsidR="00000000" w:rsidRPr="00000000">
        <w:rPr>
          <w:highlight w:val="yellow"/>
          <w:rtl w:val="0"/>
        </w:rPr>
        <w:t xml:space="preserve">Doctorate (Ph.D.)</w:t>
      </w:r>
    </w:p>
    <w:p w:rsidR="00000000" w:rsidDel="00000000" w:rsidP="00000000" w:rsidRDefault="00000000" w:rsidRPr="00000000" w14:paraId="0000030D">
      <w:pPr>
        <w:numPr>
          <w:ilvl w:val="2"/>
          <w:numId w:val="21"/>
        </w:numPr>
        <w:spacing w:after="0" w:afterAutospacing="0" w:before="0" w:beforeAutospacing="0" w:lineRule="auto"/>
        <w:ind w:left="2160" w:hanging="360"/>
        <w:rPr>
          <w:highlight w:val="yellow"/>
        </w:rPr>
      </w:pPr>
      <w:r w:rsidDel="00000000" w:rsidR="00000000" w:rsidRPr="00000000">
        <w:rPr>
          <w:highlight w:val="yellow"/>
          <w:rtl w:val="0"/>
        </w:rPr>
        <w:t xml:space="preserve">Other (with a text box for details)</w:t>
      </w:r>
    </w:p>
    <w:p w:rsidR="00000000" w:rsidDel="00000000" w:rsidP="00000000" w:rsidRDefault="00000000" w:rsidRPr="00000000" w14:paraId="0000030E">
      <w:pPr>
        <w:numPr>
          <w:ilvl w:val="0"/>
          <w:numId w:val="21"/>
        </w:numPr>
        <w:spacing w:after="0" w:afterAutospacing="0" w:before="0" w:beforeAutospacing="0" w:lineRule="auto"/>
        <w:ind w:left="720" w:hanging="360"/>
      </w:pPr>
      <w:r w:rsidDel="00000000" w:rsidR="00000000" w:rsidRPr="00000000">
        <w:rPr>
          <w:b w:val="1"/>
          <w:bCs w:val="1"/>
          <w:highlight w:val="yellow"/>
          <w:rtl w:val="0"/>
        </w:rPr>
        <w:t xml:space="preserve">Certifications</w:t>
      </w:r>
    </w:p>
    <w:p w:rsidR="00000000" w:rsidDel="00000000" w:rsidP="00000000" w:rsidRDefault="00000000" w:rsidRPr="00000000" w14:paraId="0000030F">
      <w:pPr>
        <w:numPr>
          <w:ilvl w:val="1"/>
          <w:numId w:val="21"/>
        </w:numPr>
        <w:spacing w:after="0" w:afterAutospacing="0" w:before="0" w:beforeAutospacing="0" w:lineRule="auto"/>
        <w:ind w:left="1440" w:hanging="360"/>
      </w:pPr>
      <w:r w:rsidDel="00000000" w:rsidR="00000000" w:rsidRPr="00000000">
        <w:rPr>
          <w:highlight w:val="yellow"/>
          <w:rtl w:val="0"/>
        </w:rPr>
        <w:t xml:space="preserve">Add/Upload certification files (PDF, JPEG, PNG) </w:t>
      </w:r>
      <w:r w:rsidDel="00000000" w:rsidR="00000000" w:rsidRPr="00000000">
        <w:rPr>
          <w:b w:val="1"/>
          <w:bCs w:val="1"/>
          <w:highlight w:val="yellow"/>
          <w:rtl w:val="0"/>
        </w:rPr>
        <w:t xml:space="preserve">(FOR Admin Eye)</w:t>
      </w:r>
    </w:p>
    <w:p w:rsidR="00000000" w:rsidDel="00000000" w:rsidP="00000000" w:rsidRDefault="00000000" w:rsidRPr="00000000" w14:paraId="00000310">
      <w:pPr>
        <w:numPr>
          <w:ilvl w:val="1"/>
          <w:numId w:val="21"/>
        </w:numPr>
        <w:spacing w:after="0" w:afterAutospacing="0" w:before="0" w:beforeAutospacing="0" w:lineRule="auto"/>
        <w:ind w:left="1440" w:hanging="360"/>
      </w:pPr>
      <w:r w:rsidDel="00000000" w:rsidR="00000000" w:rsidRPr="00000000">
        <w:rPr>
          <w:highlight w:val="yellow"/>
          <w:rtl w:val="0"/>
        </w:rPr>
        <w:t xml:space="preserve">Text field to describe the certification (e.g., "Certified Life Coach - ICF Accredited")</w:t>
      </w:r>
    </w:p>
    <w:p w:rsidR="00000000" w:rsidDel="00000000" w:rsidP="00000000" w:rsidRDefault="00000000" w:rsidRPr="00000000" w14:paraId="00000311">
      <w:pPr>
        <w:numPr>
          <w:ilvl w:val="1"/>
          <w:numId w:val="21"/>
        </w:numPr>
        <w:spacing w:after="240" w:before="0" w:beforeAutospacing="0" w:lineRule="auto"/>
        <w:ind w:left="1440" w:hanging="360"/>
      </w:pPr>
      <w:r w:rsidDel="00000000" w:rsidR="00000000" w:rsidRPr="00000000">
        <w:rPr>
          <w:highlight w:val="yellow"/>
          <w:rtl w:val="0"/>
        </w:rPr>
        <w:t xml:space="preserve">Option to add multiple certifications.</w:t>
      </w:r>
    </w:p>
    <w:p w:rsidR="00000000" w:rsidDel="00000000" w:rsidP="00000000" w:rsidRDefault="00000000" w:rsidRPr="00000000" w14:paraId="00000312">
      <w:pPr>
        <w:spacing w:after="240" w:before="240" w:lineRule="auto"/>
        <w:ind w:left="0" w:firstLine="0"/>
        <w:rPr>
          <w:highlight w:val="yellow"/>
        </w:rPr>
      </w:pPr>
      <w:r w:rsidDel="00000000" w:rsidR="00000000" w:rsidRPr="00000000">
        <w:rPr>
          <w:rtl w:val="0"/>
        </w:rPr>
      </w:r>
    </w:p>
    <w:p w:rsidR="00000000" w:rsidDel="00000000" w:rsidP="00000000" w:rsidRDefault="00000000" w:rsidRPr="00000000" w14:paraId="00000313">
      <w:pPr>
        <w:rPr>
          <w:b w:val="1"/>
          <w:bCs w:val="1"/>
          <w:highlight w:val="yellow"/>
        </w:rPr>
      </w:pPr>
      <w:r w:rsidDel="00000000" w:rsidR="00000000" w:rsidRPr="00000000">
        <w:rPr>
          <w:b w:val="1"/>
          <w:bCs w:val="1"/>
          <w:highlight w:val="yellow"/>
          <w:rtl w:val="0"/>
        </w:rPr>
        <w:t xml:space="preserve">Verification Clause: </w:t>
      </w:r>
      <w:r w:rsidDel="00000000" w:rsidR="00000000" w:rsidRPr="00000000">
        <w:rPr>
          <w:highlight w:val="yellow"/>
          <w:rtl w:val="0"/>
        </w:rPr>
        <w:t xml:space="preserve">(admin review button)</w:t>
      </w:r>
      <w:r w:rsidDel="00000000" w:rsidR="00000000" w:rsidRPr="00000000">
        <w:rPr>
          <w:rtl w:val="0"/>
        </w:rPr>
      </w:r>
    </w:p>
    <w:p w:rsidR="00000000" w:rsidDel="00000000" w:rsidP="00000000" w:rsidRDefault="00000000" w:rsidRPr="00000000" w14:paraId="00000314">
      <w:pPr>
        <w:rPr>
          <w:highlight w:val="yellow"/>
        </w:rPr>
      </w:pPr>
      <w:r w:rsidDel="00000000" w:rsidR="00000000" w:rsidRPr="00000000">
        <w:rPr>
          <w:highlight w:val="yellow"/>
          <w:rtl w:val="0"/>
        </w:rPr>
        <w:t xml:space="preserve">Add a notice below both fields:</w:t>
      </w:r>
    </w:p>
    <w:p w:rsidR="00000000" w:rsidDel="00000000" w:rsidP="00000000" w:rsidRDefault="00000000" w:rsidRPr="00000000" w14:paraId="00000315">
      <w:pPr>
        <w:rPr/>
      </w:pPr>
      <w:r w:rsidDel="00000000" w:rsidR="00000000" w:rsidRPr="00000000">
        <w:rPr>
          <w:i w:val="1"/>
          <w:iCs w:val="1"/>
          <w:highlight w:val="yellow"/>
          <w:rtl w:val="0"/>
        </w:rPr>
        <w:t xml:space="preserve">"All submitted credentials will be reviewed and verified by the EmpowerEd Learnings Admin team. Verified qualifications will appear on your profile within 24 hours to enhance trust and credibility."</w:t>
      </w:r>
      <w:r w:rsidDel="00000000" w:rsidR="00000000" w:rsidRPr="00000000">
        <w:rPr>
          <w:highlight w:val="yellow"/>
          <w:rtl w:val="0"/>
        </w:rPr>
        <w:t xml:space="preserve">, </w:t>
      </w: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b w:val="1"/>
          <w:bCs w:val="1"/>
          <w:highlight w:val="yellow"/>
        </w:rPr>
      </w:pPr>
      <w:r w:rsidDel="00000000" w:rsidR="00000000" w:rsidRPr="00000000">
        <w:rPr>
          <w:b w:val="1"/>
          <w:bCs w:val="1"/>
          <w:rtl w:val="0"/>
        </w:rPr>
        <w:t xml:space="preserve">Key strength </w:t>
      </w:r>
      <w:r w:rsidDel="00000000" w:rsidR="00000000" w:rsidRPr="00000000">
        <w:rPr>
          <w:b w:val="1"/>
          <w:bCs w:val="1"/>
          <w:highlight w:val="yellow"/>
          <w:rtl w:val="0"/>
        </w:rPr>
        <w:t xml:space="preserve">(NOTE: Please highlight  What makes you unique )</w:t>
      </w:r>
    </w:p>
    <w:p w:rsidR="00000000" w:rsidDel="00000000" w:rsidP="00000000" w:rsidRDefault="00000000" w:rsidRPr="00000000" w14:paraId="00000319">
      <w:pPr>
        <w:rPr>
          <w:b w:val="1"/>
          <w:bCs w:val="1"/>
          <w:highlight w:val="cyan"/>
        </w:rPr>
      </w:pPr>
      <w:r w:rsidDel="00000000" w:rsidR="00000000" w:rsidRPr="00000000">
        <w:rPr>
          <w:b w:val="1"/>
          <w:bCs w:val="1"/>
          <w:highlight w:val="cyan"/>
          <w:rtl w:val="0"/>
        </w:rPr>
        <w:t xml:space="preserve">Remove everything (domain, heading, description, and just add one box for them to enter their expertise)</w:t>
      </w:r>
    </w:p>
    <w:p w:rsidR="00000000" w:rsidDel="00000000" w:rsidP="00000000" w:rsidRDefault="00000000" w:rsidRPr="00000000" w14:paraId="0000031A">
      <w:pPr>
        <w:rPr>
          <w:b w:val="1"/>
          <w:bCs w:val="1"/>
          <w:highlight w:val="cyan"/>
        </w:rPr>
      </w:pPr>
      <w:r w:rsidDel="00000000" w:rsidR="00000000" w:rsidRPr="00000000">
        <w:rPr>
          <w:rtl w:val="0"/>
        </w:rPr>
      </w:r>
    </w:p>
    <w:p w:rsidR="00000000" w:rsidDel="00000000" w:rsidP="00000000" w:rsidRDefault="00000000" w:rsidRPr="00000000" w14:paraId="0000031B">
      <w:pPr>
        <w:rPr>
          <w:i w:val="1"/>
          <w:iCs w:val="1"/>
          <w:highlight w:val="white"/>
        </w:rPr>
      </w:pPr>
      <w:r w:rsidDel="00000000" w:rsidR="00000000" w:rsidRPr="00000000">
        <w:rPr>
          <w:b w:val="1"/>
          <w:bCs w:val="1"/>
          <w:highlight w:val="yellow"/>
          <w:rtl w:val="0"/>
        </w:rPr>
        <w:t xml:space="preserve">Description:</w:t>
      </w:r>
      <w:r w:rsidDel="00000000" w:rsidR="00000000" w:rsidRPr="00000000">
        <w:rPr>
          <w:i w:val="1"/>
          <w:iCs w:val="1"/>
          <w:highlight w:val="white"/>
          <w:rtl w:val="0"/>
        </w:rPr>
        <w:t xml:space="preserve"> Mention skills, experience, or techniques that set you apart. Example: “I make math easier by breaking down complex problems,” or “I use project-based learning for hands-on coding.”</w:t>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Services</w:t>
      </w:r>
      <w:r w:rsidDel="00000000" w:rsidR="00000000" w:rsidRPr="00000000">
        <w:rPr>
          <w:rtl w:val="0"/>
        </w:rPr>
        <w:t xml:space="preserve">: List services offered (e.g., tutoring, coaching, skill development) </w:t>
      </w:r>
    </w:p>
    <w:p w:rsidR="00000000" w:rsidDel="00000000" w:rsidP="00000000" w:rsidRDefault="00000000" w:rsidRPr="00000000" w14:paraId="0000031E">
      <w:pPr>
        <w:rPr/>
      </w:pPr>
      <w:r w:rsidDel="00000000" w:rsidR="00000000" w:rsidRPr="00000000">
        <w:rPr>
          <w:b w:val="1"/>
          <w:bCs w:val="1"/>
          <w:rtl w:val="0"/>
        </w:rPr>
        <w:t xml:space="preserve">A</w:t>
      </w:r>
      <w:r w:rsidDel="00000000" w:rsidR="00000000" w:rsidRPr="00000000">
        <w:rPr>
          <w:b w:val="1"/>
          <w:bCs w:val="1"/>
          <w:highlight w:val="yellow"/>
          <w:rtl w:val="0"/>
        </w:rPr>
        <w:t xml:space="preserve">dd descriptions and pricing</w:t>
      </w:r>
      <w:r w:rsidDel="00000000" w:rsidR="00000000" w:rsidRPr="00000000">
        <w:rPr>
          <w:rtl w:val="0"/>
        </w:rPr>
        <w:t xml:space="preserve">.</w:t>
      </w:r>
      <w:r w:rsidDel="00000000" w:rsidR="00000000" w:rsidRPr="00000000">
        <w:rPr>
          <w:highlight w:val="yellow"/>
          <w:rtl w:val="0"/>
        </w:rPr>
        <w:t xml:space="preserve"> Premium members can add more services to their profile</w:t>
      </w:r>
      <w:r w:rsidDel="00000000" w:rsidR="00000000" w:rsidRPr="00000000">
        <w:rPr>
          <w:rtl w:val="0"/>
        </w:rPr>
        <w:t xml:space="preserve">. </w:t>
      </w:r>
    </w:p>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Free Trial Lesson:</w:t>
      </w:r>
      <w:r w:rsidDel="00000000" w:rsidR="00000000" w:rsidRPr="00000000">
        <w:rPr>
          <w:rtl w:val="0"/>
        </w:rPr>
        <w:t xml:space="preserve"> Toggle to enable/disable free trial lessons. If disabled, show “Free trial lesson not available.”</w:t>
      </w:r>
    </w:p>
    <w:p w:rsidR="00000000" w:rsidDel="00000000" w:rsidP="00000000" w:rsidRDefault="00000000" w:rsidRPr="00000000" w14:paraId="00000321">
      <w:pPr>
        <w:rPr>
          <w:b w:val="1"/>
          <w:bCs w:val="1"/>
        </w:rPr>
      </w:pPr>
      <w:r w:rsidDel="00000000" w:rsidR="00000000" w:rsidRPr="00000000">
        <w:rPr>
          <w:b w:val="1"/>
          <w:bCs w:val="1"/>
          <w:rtl w:val="0"/>
        </w:rPr>
        <w:t xml:space="preserve">Reviews &amp; Ratings: Incorporate in Overall Rating:</w:t>
      </w:r>
    </w:p>
    <w:p w:rsidR="00000000" w:rsidDel="00000000" w:rsidP="00000000" w:rsidRDefault="00000000" w:rsidRPr="00000000" w14:paraId="00000322">
      <w:pPr>
        <w:rPr>
          <w:b w:val="1"/>
          <w:bCs w:val="1"/>
        </w:rPr>
      </w:pPr>
      <w:r w:rsidDel="00000000" w:rsidR="00000000" w:rsidRPr="00000000">
        <w:rPr>
          <w:rtl w:val="0"/>
        </w:rPr>
        <w:t xml:space="preserve">These reviews should factor into the overall star rating calculation to maintain consistency.</w:t>
      </w: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Add Review</w:t>
      </w:r>
      <w:r w:rsidDel="00000000" w:rsidR="00000000" w:rsidRPr="00000000">
        <w:rPr>
          <w:rtl w:val="0"/>
        </w:rPr>
        <w:t xml:space="preserve">: Tutors will have an option to manually "Add a Review" in the Reviews &amp; Ratings section of their dashboard. This feature allows them to input reviews received through other channels (e.g. social media or Google reviews). They need to provide the source of that review, they wish to add. </w:t>
      </w:r>
    </w:p>
    <w:p w:rsidR="00000000" w:rsidDel="00000000" w:rsidP="00000000" w:rsidRDefault="00000000" w:rsidRPr="00000000" w14:paraId="00000324">
      <w:pPr>
        <w:rPr/>
      </w:pPr>
      <w:r w:rsidDel="00000000" w:rsidR="00000000" w:rsidRPr="00000000">
        <w:rPr>
          <w:b w:val="1"/>
          <w:bCs w:val="1"/>
          <w:highlight w:val="yellow"/>
          <w:rtl w:val="0"/>
        </w:rPr>
        <w:t xml:space="preserve">Admin Review:</w:t>
      </w:r>
      <w:r w:rsidDel="00000000" w:rsidR="00000000" w:rsidRPr="00000000">
        <w:rPr>
          <w:b w:val="1"/>
          <w:bCs w:val="1"/>
          <w:highlight w:val="cyan"/>
          <w:rtl w:val="0"/>
        </w:rPr>
        <w:t xml:space="preserve"> </w:t>
      </w:r>
      <w:r w:rsidDel="00000000" w:rsidR="00000000" w:rsidRPr="00000000">
        <w:rPr>
          <w:rtl w:val="0"/>
        </w:rPr>
        <w:t xml:space="preserve">EmpowerEd Learnings admins will verify added reviews before they are published on the profile to ensure they meet guidelines and maintain credibility.</w:t>
      </w:r>
    </w:p>
    <w:p w:rsidR="00000000" w:rsidDel="00000000" w:rsidP="00000000" w:rsidRDefault="00000000" w:rsidRPr="00000000" w14:paraId="00000325">
      <w:pPr>
        <w:rPr>
          <w:b w:val="1"/>
          <w:bCs w:val="1"/>
          <w:highlight w:val="yellow"/>
        </w:rPr>
      </w:pPr>
      <w:r w:rsidDel="00000000" w:rsidR="00000000" w:rsidRPr="00000000">
        <w:rPr>
          <w:rtl w:val="0"/>
        </w:rPr>
      </w:r>
    </w:p>
    <w:p w:rsidR="00000000" w:rsidDel="00000000" w:rsidP="00000000" w:rsidRDefault="00000000" w:rsidRPr="00000000" w14:paraId="00000326">
      <w:pPr>
        <w:rPr>
          <w:b w:val="1"/>
          <w:bCs w:val="1"/>
          <w:highlight w:val="yellow"/>
        </w:rPr>
      </w:pPr>
      <w:r w:rsidDel="00000000" w:rsidR="00000000" w:rsidRPr="00000000">
        <w:rPr>
          <w:b w:val="1"/>
          <w:bCs w:val="1"/>
          <w:highlight w:val="yellow"/>
          <w:rtl w:val="0"/>
        </w:rPr>
        <w:t xml:space="preserve">Add Featured Review Option (Pro and Premium Plans Only):</w:t>
      </w:r>
    </w:p>
    <w:p w:rsidR="00000000" w:rsidDel="00000000" w:rsidP="00000000" w:rsidRDefault="00000000" w:rsidRPr="00000000" w14:paraId="00000327">
      <w:pPr>
        <w:rPr/>
      </w:pPr>
      <w:r w:rsidDel="00000000" w:rsidR="00000000" w:rsidRPr="00000000">
        <w:rPr>
          <w:b w:val="1"/>
          <w:bCs w:val="1"/>
          <w:rtl w:val="0"/>
        </w:rPr>
        <w:t xml:space="preserve">Featured Highlight:</w:t>
      </w:r>
      <w:r w:rsidDel="00000000" w:rsidR="00000000" w:rsidRPr="00000000">
        <w:rPr>
          <w:rtl w:val="0"/>
        </w:rPr>
        <w:t xml:space="preserve"> Pro and Premium plan users can select one review to highlight at the top of their profile. This review will appear prominently, with a "Featured" label for added emphasis.</w:t>
      </w:r>
    </w:p>
    <w:p w:rsidR="00000000" w:rsidDel="00000000" w:rsidP="00000000" w:rsidRDefault="00000000" w:rsidRPr="00000000" w14:paraId="00000328">
      <w:pPr>
        <w:rPr/>
      </w:pPr>
      <w:r w:rsidDel="00000000" w:rsidR="00000000" w:rsidRPr="00000000">
        <w:rPr>
          <w:rtl w:val="0"/>
        </w:rPr>
        <w:t xml:space="preserve">The featured review should appear at the top of the reviews section, with a visual distinction (e.g., different background color or border) to draw attention.</w:t>
      </w:r>
    </w:p>
    <w:p w:rsidR="00000000" w:rsidDel="00000000" w:rsidP="00000000" w:rsidRDefault="00000000" w:rsidRPr="00000000" w14:paraId="00000329">
      <w:pPr>
        <w:rPr/>
      </w:pPr>
      <w:r w:rsidDel="00000000" w:rsidR="00000000" w:rsidRPr="00000000">
        <w:rPr>
          <w:b w:val="1"/>
          <w:bCs w:val="1"/>
          <w:rtl w:val="0"/>
        </w:rPr>
        <w:t xml:space="preserve">Boost Visibility:</w:t>
      </w:r>
      <w:r w:rsidDel="00000000" w:rsidR="00000000" w:rsidRPr="00000000">
        <w:rPr>
          <w:rtl w:val="0"/>
        </w:rPr>
        <w:t xml:space="preserve"> Profiles with a featured review can be moved higher in search results or filtered lists, giving them greater exposure.</w:t>
      </w:r>
    </w:p>
    <w:p w:rsidR="00000000" w:rsidDel="00000000" w:rsidP="00000000" w:rsidRDefault="00000000" w:rsidRPr="00000000" w14:paraId="0000032A">
      <w:pPr>
        <w:rPr/>
      </w:pPr>
      <w:commentRangeStart w:id="21"/>
      <w:r w:rsidDel="00000000" w:rsidR="00000000" w:rsidRPr="00000000">
        <w:rPr>
          <w:b w:val="1"/>
          <w:bCs w:val="1"/>
          <w:rtl w:val="0"/>
        </w:rPr>
        <w:t xml:space="preserve">Class Scheduling:</w:t>
      </w:r>
      <w:r w:rsidDel="00000000" w:rsidR="00000000" w:rsidRPr="00000000">
        <w:rPr>
          <w:rtl w:val="0"/>
        </w:rPr>
        <w:t xml:space="preserve"> Add a dedicated section for "Class Scheduling" where tutors can view upcoming and past scheduled sessions. Optionally, include a "Copy Link" feature for tutors to quickly copy the meeting link if they need to share it.</w:t>
      </w:r>
    </w:p>
    <w:p w:rsidR="00000000" w:rsidDel="00000000" w:rsidP="00000000" w:rsidRDefault="00000000" w:rsidRPr="00000000" w14:paraId="0000032B">
      <w:pPr>
        <w:rPr/>
      </w:pPr>
      <w:r w:rsidDel="00000000" w:rsidR="00000000" w:rsidRPr="00000000">
        <w:rPr>
          <w:b w:val="1"/>
          <w:bCs w:val="1"/>
          <w:rtl w:val="0"/>
        </w:rPr>
        <w:t xml:space="preserve">Calendar Integration:</w:t>
      </w:r>
      <w:r w:rsidDel="00000000" w:rsidR="00000000" w:rsidRPr="00000000">
        <w:rPr>
          <w:rtl w:val="0"/>
        </w:rPr>
        <w:t xml:space="preserve"> Sync calendar with scheduling tools for easy booking and rescheduling. Allow for setting blackout dates and availability.</w:t>
      </w:r>
    </w:p>
    <w:p w:rsidR="00000000" w:rsidDel="00000000" w:rsidP="00000000" w:rsidRDefault="00000000" w:rsidRPr="00000000" w14:paraId="0000032C">
      <w:pPr>
        <w:rPr>
          <w:highlight w:val="yellow"/>
        </w:rPr>
      </w:pPr>
      <w:r w:rsidDel="00000000" w:rsidR="00000000" w:rsidRPr="00000000">
        <w:rPr>
          <w:b w:val="1"/>
          <w:bCs w:val="1"/>
          <w:rtl w:val="0"/>
        </w:rPr>
        <w:t xml:space="preserve">Rescheduling Policy: </w:t>
      </w:r>
      <w:r w:rsidDel="00000000" w:rsidR="00000000" w:rsidRPr="00000000">
        <w:rPr>
          <w:rtl w:val="0"/>
        </w:rPr>
        <w:t xml:space="preserve">Include a text option where teachers can put details on how and when lessons can be rescheduled.</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Students Enrolled: </w:t>
      </w:r>
      <w:r w:rsidDel="00000000" w:rsidR="00000000" w:rsidRPr="00000000">
        <w:rPr>
          <w:rtl w:val="0"/>
        </w:rPr>
        <w:t xml:space="preserve">Displays the total number of students enrolled.</w:t>
      </w:r>
    </w:p>
    <w:p w:rsidR="00000000" w:rsidDel="00000000" w:rsidP="00000000" w:rsidRDefault="00000000" w:rsidRPr="00000000" w14:paraId="0000032E">
      <w:pPr>
        <w:rPr/>
      </w:pPr>
      <w:r w:rsidDel="00000000" w:rsidR="00000000" w:rsidRPr="00000000">
        <w:rPr>
          <w:b w:val="1"/>
          <w:bCs w:val="1"/>
          <w:rtl w:val="0"/>
        </w:rPr>
        <w:t xml:space="preserve">Payment Information:</w:t>
      </w:r>
      <w:r w:rsidDel="00000000" w:rsidR="00000000" w:rsidRPr="00000000">
        <w:rPr>
          <w:rtl w:val="0"/>
        </w:rPr>
        <w:t xml:space="preserve"> Displays payment status for each student. Tutors can click to view details, such as payment history or upcoming payments.</w:t>
      </w:r>
    </w:p>
    <w:p w:rsidR="00000000" w:rsidDel="00000000" w:rsidP="00000000" w:rsidRDefault="00000000" w:rsidRPr="00000000" w14:paraId="0000032F">
      <w:pPr>
        <w:rPr/>
      </w:pPr>
      <w:r w:rsidDel="00000000" w:rsidR="00000000" w:rsidRPr="00000000">
        <w:rPr>
          <w:b w:val="1"/>
          <w:bCs w:val="1"/>
          <w:rtl w:val="0"/>
        </w:rPr>
        <w:t xml:space="preserve">Student Progress Tracking (put it in the students tab) </w:t>
      </w:r>
      <w:r w:rsidDel="00000000" w:rsidR="00000000" w:rsidRPr="00000000">
        <w:rPr>
          <w:rtl w:val="0"/>
        </w:rPr>
        <w:t xml:space="preserve">Add notes and track each student’s progress to better personalize future sessions.Show history of sent notes on the dashboard. </w:t>
      </w:r>
    </w:p>
    <w:p w:rsidR="00000000" w:rsidDel="00000000" w:rsidP="00000000" w:rsidRDefault="00000000" w:rsidRPr="00000000" w14:paraId="00000330">
      <w:pPr>
        <w:rPr/>
      </w:pPr>
      <w:r w:rsidDel="00000000" w:rsidR="00000000" w:rsidRPr="00000000">
        <w:rPr>
          <w:b w:val="1"/>
          <w:bCs w:val="1"/>
          <w:rtl w:val="0"/>
        </w:rPr>
        <w:t xml:space="preserve">Support: </w:t>
      </w:r>
      <w:r w:rsidDel="00000000" w:rsidR="00000000" w:rsidRPr="00000000">
        <w:rPr>
          <w:rtl w:val="0"/>
        </w:rPr>
        <w:t xml:space="preserve">Include an easy way to contact support for technical help or onboarding assistance via email only. </w:t>
      </w:r>
    </w:p>
    <w:p w:rsidR="00000000" w:rsidDel="00000000" w:rsidP="00000000" w:rsidRDefault="00000000" w:rsidRPr="00000000" w14:paraId="00000331">
      <w:pPr>
        <w:rPr/>
      </w:pPr>
      <w:r w:rsidDel="00000000" w:rsidR="00000000" w:rsidRPr="00000000">
        <w:rPr>
          <w:b w:val="1"/>
          <w:bCs w:val="1"/>
          <w:rtl w:val="0"/>
        </w:rPr>
        <w:t xml:space="preserve">Account Settings:</w:t>
      </w:r>
      <w:r w:rsidDel="00000000" w:rsidR="00000000" w:rsidRPr="00000000">
        <w:rPr>
          <w:rtl w:val="0"/>
        </w:rPr>
        <w:t xml:space="preserve"> Include account information and subscription plan details with the option to upgrade, downgrade, or cancel.</w:t>
      </w:r>
    </w:p>
    <w:p w:rsidR="00000000" w:rsidDel="00000000" w:rsidP="00000000" w:rsidRDefault="00000000" w:rsidRPr="00000000" w14:paraId="00000332">
      <w:pPr>
        <w:rPr/>
      </w:pPr>
      <w:r w:rsidDel="00000000" w:rsidR="00000000" w:rsidRPr="00000000">
        <w:rPr>
          <w:b w:val="1"/>
          <w:bCs w:val="1"/>
          <w:rtl w:val="0"/>
        </w:rPr>
        <w:t xml:space="preserve">Mobile-Friendly Design:</w:t>
      </w:r>
      <w:r w:rsidDel="00000000" w:rsidR="00000000" w:rsidRPr="00000000">
        <w:rPr>
          <w:rtl w:val="0"/>
        </w:rPr>
        <w:t xml:space="preserve"> Ensure the dashboard is responsive and works seamlessly on mobile devices, with all key features easily accessible.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highlight w:val="yellow"/>
        </w:rPr>
      </w:pPr>
      <w:r w:rsidDel="00000000" w:rsidR="00000000" w:rsidRPr="00000000">
        <w:rPr>
          <w:b w:val="1"/>
          <w:bCs w:val="1"/>
          <w:highlight w:val="yellow"/>
          <w:rtl w:val="0"/>
        </w:rPr>
        <w:t xml:space="preserve">Video Submission for Personalized Marketing (Pro and Premium Users Only)</w:t>
      </w:r>
    </w:p>
    <w:p w:rsidR="00000000" w:rsidDel="00000000" w:rsidP="00000000" w:rsidRDefault="00000000" w:rsidRPr="00000000" w14:paraId="00000336">
      <w:pPr>
        <w:rPr/>
      </w:pPr>
      <w:r w:rsidDel="00000000" w:rsidR="00000000" w:rsidRPr="00000000">
        <w:rPr>
          <w:b w:val="1"/>
          <w:bCs w:val="1"/>
          <w:rtl w:val="0"/>
        </w:rPr>
        <w:t xml:space="preserve">Submit Video Link: </w:t>
      </w:r>
      <w:r w:rsidDel="00000000" w:rsidR="00000000" w:rsidRPr="00000000">
        <w:rPr>
          <w:rtl w:val="0"/>
        </w:rPr>
        <w:t xml:space="preserve">Option to paste a link to a pre-existing video (e.g., hosted on YouTube, Google Drive). Include a text field where tutors can provide specific instructions or preferences regarding how the video should be used in marketing campaigns.</w:t>
      </w:r>
    </w:p>
    <w:p w:rsidR="00000000" w:rsidDel="00000000" w:rsidP="00000000" w:rsidRDefault="00000000" w:rsidRPr="00000000" w14:paraId="00000337">
      <w:pPr>
        <w:rPr/>
      </w:pPr>
      <w:r w:rsidDel="00000000" w:rsidR="00000000" w:rsidRPr="00000000">
        <w:rPr>
          <w:b w:val="1"/>
          <w:bCs w:val="1"/>
          <w:rtl w:val="0"/>
        </w:rPr>
        <w:t xml:space="preserve">Submit Video via email: </w:t>
      </w:r>
      <w:r w:rsidDel="00000000" w:rsidR="00000000" w:rsidRPr="00000000">
        <w:rPr>
          <w:rtl w:val="0"/>
        </w:rPr>
        <w:t xml:space="preserve">Send the video to the Admin Support Team for review and enhancement.</w:t>
      </w:r>
    </w:p>
    <w:p w:rsidR="00000000" w:rsidDel="00000000" w:rsidP="00000000" w:rsidRDefault="00000000" w:rsidRPr="00000000" w14:paraId="00000338">
      <w:pPr>
        <w:rPr>
          <w:b w:val="1"/>
          <w:bCs w:val="1"/>
          <w:highlight w:val="yellow"/>
        </w:rPr>
      </w:pPr>
      <w:r w:rsidDel="00000000" w:rsidR="00000000" w:rsidRPr="00000000">
        <w:rPr>
          <w:b w:val="1"/>
          <w:bCs w:val="1"/>
          <w:highlight w:val="yellow"/>
          <w:rtl w:val="0"/>
        </w:rPr>
        <w:t xml:space="preserve">Pre-Recorded Courses or Tutorials (Premium Users Only)</w:t>
      </w:r>
    </w:p>
    <w:p w:rsidR="00000000" w:rsidDel="00000000" w:rsidP="00000000" w:rsidRDefault="00000000" w:rsidRPr="00000000" w14:paraId="00000339">
      <w:pPr>
        <w:rPr/>
      </w:pPr>
      <w:r w:rsidDel="00000000" w:rsidR="00000000" w:rsidRPr="00000000">
        <w:rPr>
          <w:b w:val="1"/>
          <w:bCs w:val="1"/>
          <w:rtl w:val="0"/>
        </w:rPr>
        <w:t xml:space="preserve">Upload Course Content: </w:t>
      </w:r>
      <w:r w:rsidDel="00000000" w:rsidR="00000000" w:rsidRPr="00000000">
        <w:rPr>
          <w:rtl w:val="0"/>
        </w:rPr>
        <w:t xml:space="preserve">Allow tutors to submit a link to their pre-recorded courses hosted on external platforms such as YouTube, Google Drive, Vimeo, or any other video-sharing platform.</w:t>
      </w:r>
    </w:p>
    <w:p w:rsidR="00000000" w:rsidDel="00000000" w:rsidP="00000000" w:rsidRDefault="00000000" w:rsidRPr="00000000" w14:paraId="0000033A">
      <w:pPr>
        <w:rPr/>
      </w:pPr>
      <w:r w:rsidDel="00000000" w:rsidR="00000000" w:rsidRPr="00000000">
        <w:rPr>
          <w:b w:val="1"/>
          <w:bCs w:val="1"/>
          <w:rtl w:val="0"/>
        </w:rPr>
        <w:t xml:space="preserve">Add Course Details: </w:t>
      </w:r>
      <w:r w:rsidDel="00000000" w:rsidR="00000000" w:rsidRPr="00000000">
        <w:rPr>
          <w:rtl w:val="0"/>
        </w:rPr>
        <w:t xml:space="preserve">Include fields for tutors to enter the course title, description, duration, learning objectives, and target audience.</w:t>
      </w:r>
    </w:p>
    <w:p w:rsidR="00000000" w:rsidDel="00000000" w:rsidP="00000000" w:rsidRDefault="00000000" w:rsidRPr="00000000" w14:paraId="0000033B">
      <w:pPr>
        <w:rPr/>
      </w:pPr>
      <w:r w:rsidDel="00000000" w:rsidR="00000000" w:rsidRPr="00000000">
        <w:rPr>
          <w:b w:val="1"/>
          <w:bCs w:val="1"/>
          <w:rtl w:val="0"/>
        </w:rPr>
        <w:t xml:space="preserve">Pricing Setup:</w:t>
      </w:r>
      <w:r w:rsidDel="00000000" w:rsidR="00000000" w:rsidRPr="00000000">
        <w:rPr>
          <w:rtl w:val="0"/>
        </w:rPr>
        <w:t xml:space="preserve"> Provide an option to set a price for the course.</w:t>
      </w:r>
    </w:p>
    <w:p w:rsidR="00000000" w:rsidDel="00000000" w:rsidP="00000000" w:rsidRDefault="00000000" w:rsidRPr="00000000" w14:paraId="0000033C">
      <w:pPr>
        <w:rPr/>
      </w:pPr>
      <w:r w:rsidDel="00000000" w:rsidR="00000000" w:rsidRPr="00000000">
        <w:rPr>
          <w:rtl w:val="0"/>
        </w:rPr>
        <w:t xml:space="preserve">Integrate with a payment gateway (such as Stripe) to enable smooth and secure course payments.</w:t>
      </w:r>
    </w:p>
    <w:p w:rsidR="00000000" w:rsidDel="00000000" w:rsidP="00000000" w:rsidRDefault="00000000" w:rsidRPr="00000000" w14:paraId="0000033D">
      <w:pPr>
        <w:rPr/>
      </w:pPr>
      <w:r w:rsidDel="00000000" w:rsidR="00000000" w:rsidRPr="00000000">
        <w:rPr>
          <w:b w:val="1"/>
          <w:bCs w:val="1"/>
          <w:rtl w:val="0"/>
        </w:rPr>
        <w:t xml:space="preserve">Course Preview Option: </w:t>
      </w:r>
      <w:r w:rsidDel="00000000" w:rsidR="00000000" w:rsidRPr="00000000">
        <w:rPr>
          <w:rtl w:val="0"/>
        </w:rPr>
        <w:t xml:space="preserve">Allow tutors to upload a preview video/image (short introductory clip) that potential students can see before purchasing.</w:t>
      </w:r>
    </w:p>
    <w:p w:rsidR="00000000" w:rsidDel="00000000" w:rsidP="00000000" w:rsidRDefault="00000000" w:rsidRPr="00000000" w14:paraId="0000033E">
      <w:pPr>
        <w:rPr/>
      </w:pPr>
      <w:r w:rsidDel="00000000" w:rsidR="00000000" w:rsidRPr="00000000">
        <w:rPr>
          <w:b w:val="1"/>
          <w:bCs w:val="1"/>
          <w:rtl w:val="0"/>
        </w:rPr>
        <w:t xml:space="preserve">Sale Tracking:</w:t>
      </w:r>
      <w:r w:rsidDel="00000000" w:rsidR="00000000" w:rsidRPr="00000000">
        <w:rPr>
          <w:rtl w:val="0"/>
        </w:rPr>
        <w:t xml:space="preserve"> Enable tutors to track course sales through the dashboard.</w:t>
      </w:r>
    </w:p>
    <w:p w:rsidR="00000000" w:rsidDel="00000000" w:rsidP="00000000" w:rsidRDefault="00000000" w:rsidRPr="00000000" w14:paraId="0000033F">
      <w:pPr>
        <w:rPr/>
      </w:pPr>
      <w:r w:rsidDel="00000000" w:rsidR="00000000" w:rsidRPr="00000000">
        <w:rPr>
          <w:b w:val="1"/>
          <w:bCs w:val="1"/>
          <w:rtl w:val="0"/>
        </w:rPr>
        <w:t xml:space="preserve">Student Access:</w:t>
      </w:r>
      <w:r w:rsidDel="00000000" w:rsidR="00000000" w:rsidRPr="00000000">
        <w:rPr>
          <w:rtl w:val="0"/>
        </w:rPr>
        <w:t xml:space="preserve"> Once a student purchases a course, they should receive an automated email with access instructions and a link to the course content.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jc w:val="center"/>
        <w:rPr>
          <w:b w:val="1"/>
          <w:bCs w:val="1"/>
          <w:sz w:val="32"/>
          <w:szCs w:val="32"/>
          <w:u w:val="single"/>
        </w:rPr>
      </w:pPr>
      <w:r w:rsidDel="00000000" w:rsidR="00000000" w:rsidRPr="00000000">
        <w:rPr>
          <w:rtl w:val="0"/>
        </w:rPr>
      </w:r>
    </w:p>
    <w:p w:rsidR="00000000" w:rsidDel="00000000" w:rsidP="00000000" w:rsidRDefault="00000000" w:rsidRPr="00000000" w14:paraId="00000344">
      <w:pPr>
        <w:jc w:val="center"/>
        <w:rPr>
          <w:b w:val="1"/>
          <w:bCs w:val="1"/>
          <w:sz w:val="32"/>
          <w:szCs w:val="32"/>
          <w:u w:val="single"/>
        </w:rPr>
      </w:pPr>
      <w:r w:rsidDel="00000000" w:rsidR="00000000" w:rsidRPr="00000000">
        <w:rPr>
          <w:rtl w:val="0"/>
        </w:rPr>
      </w:r>
    </w:p>
    <w:p w:rsidR="00000000" w:rsidDel="00000000" w:rsidP="00000000" w:rsidRDefault="00000000" w:rsidRPr="00000000" w14:paraId="00000345">
      <w:pPr>
        <w:jc w:val="center"/>
        <w:rPr>
          <w:b w:val="1"/>
          <w:bCs w:val="1"/>
          <w:sz w:val="32"/>
          <w:szCs w:val="32"/>
          <w:u w:val="single"/>
        </w:rPr>
      </w:pPr>
      <w:r w:rsidDel="00000000" w:rsidR="00000000" w:rsidRPr="00000000">
        <w:rPr>
          <w:rtl w:val="0"/>
        </w:rPr>
      </w:r>
    </w:p>
    <w:p w:rsidR="00000000" w:rsidDel="00000000" w:rsidP="00000000" w:rsidRDefault="00000000" w:rsidRPr="00000000" w14:paraId="00000346">
      <w:pPr>
        <w:jc w:val="center"/>
        <w:rPr>
          <w:b w:val="1"/>
          <w:bCs w:val="1"/>
          <w:sz w:val="32"/>
          <w:szCs w:val="32"/>
          <w:u w:val="single"/>
        </w:rPr>
      </w:pPr>
      <w:r w:rsidDel="00000000" w:rsidR="00000000" w:rsidRPr="00000000">
        <w:rPr>
          <w:rtl w:val="0"/>
        </w:rPr>
      </w:r>
    </w:p>
    <w:p w:rsidR="00000000" w:rsidDel="00000000" w:rsidP="00000000" w:rsidRDefault="00000000" w:rsidRPr="00000000" w14:paraId="00000347">
      <w:pPr>
        <w:jc w:val="center"/>
        <w:rPr>
          <w:b w:val="1"/>
          <w:bCs w:val="1"/>
          <w:sz w:val="32"/>
          <w:szCs w:val="32"/>
          <w:u w:val="single"/>
        </w:rPr>
      </w:pPr>
      <w:r w:rsidDel="00000000" w:rsidR="00000000" w:rsidRPr="00000000">
        <w:rPr>
          <w:rtl w:val="0"/>
        </w:rPr>
      </w:r>
    </w:p>
    <w:p w:rsidR="00000000" w:rsidDel="00000000" w:rsidP="00000000" w:rsidRDefault="00000000" w:rsidRPr="00000000" w14:paraId="00000348">
      <w:pPr>
        <w:jc w:val="center"/>
        <w:rPr>
          <w:b w:val="1"/>
          <w:bCs w:val="1"/>
          <w:sz w:val="32"/>
          <w:szCs w:val="32"/>
          <w:highlight w:val="yellow"/>
          <w:u w:val="single"/>
        </w:rPr>
      </w:pPr>
      <w:commentRangeStart w:id="22"/>
      <w:r w:rsidDel="00000000" w:rsidR="00000000" w:rsidRPr="00000000">
        <w:rPr>
          <w:b w:val="1"/>
          <w:bCs w:val="1"/>
          <w:sz w:val="32"/>
          <w:szCs w:val="32"/>
          <w:highlight w:val="yellow"/>
          <w:u w:val="single"/>
          <w:rtl w:val="0"/>
        </w:rPr>
        <w:t xml:space="preserve">Terms and Conditions for Mentors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b w:val="1"/>
          <w:bCs w:val="1"/>
          <w:rtl w:val="0"/>
        </w:rPr>
        <w:t xml:space="preserve">EmpowerEd Learnings Terms and Conditions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Welcome to EmpowerEd Learnings. By signing up and subscribing to our platform, you agree to the following terms and conditions. Please read them carefully: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Platform Use</w:t>
      </w:r>
      <w:r w:rsidDel="00000000" w:rsidR="00000000" w:rsidRPr="00000000">
        <w:rPr>
          <w:rtl w:val="0"/>
        </w:rPr>
      </w:r>
    </w:p>
    <w:p w:rsidR="00000000" w:rsidDel="00000000" w:rsidP="00000000" w:rsidRDefault="00000000" w:rsidRPr="00000000" w14:paraId="00000350">
      <w:pPr>
        <w:numPr>
          <w:ilvl w:val="0"/>
          <w:numId w:val="83"/>
        </w:numPr>
        <w:ind w:left="720" w:hanging="360"/>
      </w:pPr>
      <w:r w:rsidDel="00000000" w:rsidR="00000000" w:rsidRPr="00000000">
        <w:rPr>
          <w:rtl w:val="0"/>
        </w:rPr>
        <w:t xml:space="preserve">EmpowerEd Learnings provides a platform for independent professionals (teachers, coaches, instructors, and mentors) to offer services such as tutoring, coaching, and skill development.</w:t>
      </w:r>
    </w:p>
    <w:p w:rsidR="00000000" w:rsidDel="00000000" w:rsidP="00000000" w:rsidRDefault="00000000" w:rsidRPr="00000000" w14:paraId="00000351">
      <w:pPr>
        <w:numPr>
          <w:ilvl w:val="0"/>
          <w:numId w:val="83"/>
        </w:numPr>
        <w:ind w:left="720" w:hanging="360"/>
      </w:pPr>
      <w:r w:rsidDel="00000000" w:rsidR="00000000" w:rsidRPr="00000000">
        <w:rPr>
          <w:rtl w:val="0"/>
        </w:rPr>
        <w:t xml:space="preserve">You are responsible for maintaining the accuracy and professionalism of your profile, content, and communication with clients.</w:t>
      </w:r>
    </w:p>
    <w:p w:rsidR="00000000" w:rsidDel="00000000" w:rsidP="00000000" w:rsidRDefault="00000000" w:rsidRPr="00000000" w14:paraId="00000352">
      <w:pPr>
        <w:numPr>
          <w:ilvl w:val="0"/>
          <w:numId w:val="83"/>
        </w:numPr>
        <w:ind w:left="720" w:hanging="360"/>
      </w:pPr>
      <w:r w:rsidDel="00000000" w:rsidR="00000000" w:rsidRPr="00000000">
        <w:rPr>
          <w:rtl w:val="0"/>
        </w:rPr>
        <w:t xml:space="preserve">All services and interactions must align with our Code of Conduct and brand values.</w:t>
      </w:r>
    </w:p>
    <w:p w:rsidR="00000000" w:rsidDel="00000000" w:rsidP="00000000" w:rsidRDefault="00000000" w:rsidRPr="00000000" w14:paraId="00000353">
      <w:pPr>
        <w:pStyle w:val="Heading2"/>
        <w:keepNext w:val="0"/>
        <w:keepLines w:val="0"/>
        <w:spacing w:after="80" w:lineRule="auto"/>
        <w:rPr>
          <w:b w:val="1"/>
          <w:bCs w:val="1"/>
          <w:sz w:val="22"/>
          <w:szCs w:val="22"/>
        </w:rPr>
      </w:pPr>
      <w:bookmarkStart w:colFirst="0" w:colLast="0" w:name="_5sz72ebncraz" w:id="19"/>
      <w:bookmarkEnd w:id="19"/>
      <w:r w:rsidDel="00000000" w:rsidR="00000000" w:rsidRPr="00000000">
        <w:rPr>
          <w:b w:val="1"/>
          <w:bCs w:val="1"/>
          <w:sz w:val="22"/>
          <w:szCs w:val="22"/>
          <w:rtl w:val="0"/>
        </w:rPr>
        <w:t xml:space="preserve">Credentials Verification</w:t>
      </w:r>
    </w:p>
    <w:p w:rsidR="00000000" w:rsidDel="00000000" w:rsidP="00000000" w:rsidRDefault="00000000" w:rsidRPr="00000000" w14:paraId="00000354">
      <w:pPr>
        <w:numPr>
          <w:ilvl w:val="0"/>
          <w:numId w:val="6"/>
        </w:numPr>
        <w:spacing w:after="0" w:afterAutospacing="0" w:before="240" w:lineRule="auto"/>
        <w:ind w:left="720" w:hanging="360"/>
      </w:pPr>
      <w:r w:rsidDel="00000000" w:rsidR="00000000" w:rsidRPr="00000000">
        <w:rPr>
          <w:rtl w:val="0"/>
        </w:rPr>
        <w:t xml:space="preserve">All mentors must submit verifiable credentials (degrees, certifications, licenses, relevant work history) and any external reviews before their profile goes live.</w:t>
      </w:r>
    </w:p>
    <w:p w:rsidR="00000000" w:rsidDel="00000000" w:rsidP="00000000" w:rsidRDefault="00000000" w:rsidRPr="00000000" w14:paraId="00000355">
      <w:pPr>
        <w:numPr>
          <w:ilvl w:val="0"/>
          <w:numId w:val="6"/>
        </w:numPr>
        <w:spacing w:after="0" w:afterAutospacing="0" w:before="0" w:beforeAutospacing="0" w:lineRule="auto"/>
        <w:ind w:left="720" w:hanging="360"/>
      </w:pPr>
      <w:r w:rsidDel="00000000" w:rsidR="00000000" w:rsidRPr="00000000">
        <w:rPr>
          <w:rtl w:val="0"/>
        </w:rPr>
        <w:t xml:space="preserve">Our admin team will review and verify submitted documents. A </w:t>
      </w:r>
      <w:r w:rsidDel="00000000" w:rsidR="00000000" w:rsidRPr="00000000">
        <w:rPr>
          <w:b w:val="1"/>
          <w:bCs w:val="1"/>
          <w:rtl w:val="0"/>
        </w:rPr>
        <w:t xml:space="preserve">verified badge or trust icon</w:t>
      </w:r>
      <w:r w:rsidDel="00000000" w:rsidR="00000000" w:rsidRPr="00000000">
        <w:rPr>
          <w:rtl w:val="0"/>
        </w:rPr>
        <w:t xml:space="preserve"> will be displayed on approved profiles.</w:t>
      </w:r>
    </w:p>
    <w:p w:rsidR="00000000" w:rsidDel="00000000" w:rsidP="00000000" w:rsidRDefault="00000000" w:rsidRPr="00000000" w14:paraId="00000356">
      <w:pPr>
        <w:numPr>
          <w:ilvl w:val="0"/>
          <w:numId w:val="6"/>
        </w:numPr>
        <w:spacing w:after="240" w:before="0" w:beforeAutospacing="0" w:lineRule="auto"/>
        <w:ind w:left="720" w:hanging="360"/>
      </w:pPr>
      <w:r w:rsidDel="00000000" w:rsidR="00000000" w:rsidRPr="00000000">
        <w:rPr>
          <w:rtl w:val="0"/>
        </w:rPr>
        <w:t xml:space="preserve">Providing false, misleading, or fraudulent credentials will result in immediate suspension or permanent termination without refund.</w:t>
      </w:r>
    </w:p>
    <w:p w:rsidR="00000000" w:rsidDel="00000000" w:rsidP="00000000" w:rsidRDefault="00000000" w:rsidRPr="00000000" w14:paraId="00000357">
      <w:pPr>
        <w:pStyle w:val="Heading2"/>
        <w:keepNext w:val="0"/>
        <w:keepLines w:val="0"/>
        <w:spacing w:after="80" w:lineRule="auto"/>
        <w:rPr>
          <w:b w:val="1"/>
          <w:bCs w:val="1"/>
          <w:sz w:val="22"/>
          <w:szCs w:val="22"/>
        </w:rPr>
      </w:pPr>
      <w:bookmarkStart w:colFirst="0" w:colLast="0" w:name="_mka9c8jb7ynh" w:id="20"/>
      <w:bookmarkEnd w:id="20"/>
      <w:r w:rsidDel="00000000" w:rsidR="00000000" w:rsidRPr="00000000">
        <w:rPr>
          <w:b w:val="1"/>
          <w:bCs w:val="1"/>
          <w:sz w:val="22"/>
          <w:szCs w:val="22"/>
          <w:rtl w:val="0"/>
        </w:rPr>
        <w:t xml:space="preserve">Profile Approval &amp; Content Guidelines</w:t>
      </w:r>
    </w:p>
    <w:p w:rsidR="00000000" w:rsidDel="00000000" w:rsidP="00000000" w:rsidRDefault="00000000" w:rsidRPr="00000000" w14:paraId="00000358">
      <w:pPr>
        <w:numPr>
          <w:ilvl w:val="0"/>
          <w:numId w:val="72"/>
        </w:numPr>
        <w:spacing w:after="0" w:afterAutospacing="0" w:before="240" w:lineRule="auto"/>
        <w:ind w:left="720" w:hanging="360"/>
      </w:pPr>
      <w:r w:rsidDel="00000000" w:rsidR="00000000" w:rsidRPr="00000000">
        <w:rPr>
          <w:rtl w:val="0"/>
        </w:rPr>
        <w:t xml:space="preserve">All profiles, photos, and descriptions are subject to admin review before being published.</w:t>
      </w:r>
    </w:p>
    <w:p w:rsidR="00000000" w:rsidDel="00000000" w:rsidP="00000000" w:rsidRDefault="00000000" w:rsidRPr="00000000" w14:paraId="00000359">
      <w:pPr>
        <w:numPr>
          <w:ilvl w:val="0"/>
          <w:numId w:val="72"/>
        </w:numPr>
        <w:spacing w:after="0" w:afterAutospacing="0" w:before="0" w:beforeAutospacing="0" w:lineRule="auto"/>
        <w:ind w:left="720" w:hanging="360"/>
      </w:pPr>
      <w:r w:rsidDel="00000000" w:rsidR="00000000" w:rsidRPr="00000000">
        <w:rPr>
          <w:rtl w:val="0"/>
        </w:rPr>
        <w:t xml:space="preserve">EmpowerEd Learnings reserves the right to edit, reject, or request changes to any content to ensure it meets our quality, brand, and compliance standards.</w:t>
      </w:r>
    </w:p>
    <w:p w:rsidR="00000000" w:rsidDel="00000000" w:rsidP="00000000" w:rsidRDefault="00000000" w:rsidRPr="00000000" w14:paraId="0000035A">
      <w:pPr>
        <w:numPr>
          <w:ilvl w:val="0"/>
          <w:numId w:val="72"/>
        </w:numPr>
        <w:spacing w:after="240" w:before="0" w:beforeAutospacing="0" w:lineRule="auto"/>
        <w:ind w:left="720" w:hanging="360"/>
      </w:pPr>
      <w:r w:rsidDel="00000000" w:rsidR="00000000" w:rsidRPr="00000000">
        <w:rPr>
          <w:rtl w:val="0"/>
        </w:rPr>
        <w:t xml:space="preserve">You may not upload content that infringes on copyrights, trademarks, or other intellectual property rights.</w:t>
      </w:r>
    </w:p>
    <w:p w:rsidR="00000000" w:rsidDel="00000000" w:rsidP="00000000" w:rsidRDefault="00000000" w:rsidRPr="00000000" w14:paraId="0000035B">
      <w:pPr>
        <w:ind w:left="720" w:firstLine="0"/>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Subscription and Payment</w:t>
      </w:r>
      <w:r w:rsidDel="00000000" w:rsidR="00000000" w:rsidRPr="00000000">
        <w:rPr>
          <w:rtl w:val="0"/>
        </w:rPr>
      </w:r>
    </w:p>
    <w:p w:rsidR="00000000" w:rsidDel="00000000" w:rsidP="00000000" w:rsidRDefault="00000000" w:rsidRPr="00000000" w14:paraId="0000035E">
      <w:pPr>
        <w:numPr>
          <w:ilvl w:val="0"/>
          <w:numId w:val="29"/>
        </w:numPr>
        <w:ind w:left="720" w:hanging="360"/>
        <w:rPr>
          <w:u w:val="none"/>
        </w:rPr>
      </w:pPr>
      <w:r w:rsidDel="00000000" w:rsidR="00000000" w:rsidRPr="00000000">
        <w:rPr>
          <w:rtl w:val="0"/>
        </w:rPr>
        <w:t xml:space="preserve">Subscription fees are billed according to the selected plan (Standard, Pro, Premium). Fees will be automatically charged after any free trial period ends unless canceled before the trial expiration.</w:t>
      </w:r>
    </w:p>
    <w:p w:rsidR="00000000" w:rsidDel="00000000" w:rsidP="00000000" w:rsidRDefault="00000000" w:rsidRPr="00000000" w14:paraId="0000035F">
      <w:pPr>
        <w:numPr>
          <w:ilvl w:val="0"/>
          <w:numId w:val="29"/>
        </w:numPr>
        <w:ind w:left="720" w:hanging="360"/>
        <w:rPr>
          <w:u w:val="none"/>
        </w:rPr>
      </w:pPr>
      <w:r w:rsidDel="00000000" w:rsidR="00000000" w:rsidRPr="00000000">
        <w:rPr>
          <w:rtl w:val="0"/>
        </w:rPr>
        <w:t xml:space="preserve">Payments for your services will be processed through our platform’s payment system. We provide integration with Stripe for a smooth transaction process. You will have access to a dashboard where you can track your payments and client interactions.</w:t>
      </w:r>
    </w:p>
    <w:p w:rsidR="00000000" w:rsidDel="00000000" w:rsidP="00000000" w:rsidRDefault="00000000" w:rsidRPr="00000000" w14:paraId="00000360">
      <w:pPr>
        <w:numPr>
          <w:ilvl w:val="0"/>
          <w:numId w:val="29"/>
        </w:numPr>
        <w:ind w:left="720" w:hanging="360"/>
        <w:rPr>
          <w:u w:val="none"/>
        </w:rPr>
      </w:pPr>
      <w:r w:rsidDel="00000000" w:rsidR="00000000" w:rsidRPr="00000000">
        <w:rPr>
          <w:rtl w:val="0"/>
        </w:rPr>
        <w:t xml:space="preserve">EmpowerEd Learnings does not take a commission on your earnings; however, you are responsible for any associated fees from the payment provider.</w:t>
      </w:r>
      <w:r w:rsidDel="00000000" w:rsidR="00000000" w:rsidRPr="00000000">
        <w:rPr>
          <w:rtl w:val="0"/>
        </w:rPr>
      </w:r>
    </w:p>
    <w:p w:rsidR="00000000" w:rsidDel="00000000" w:rsidP="00000000" w:rsidRDefault="00000000" w:rsidRPr="00000000" w14:paraId="00000361">
      <w:pPr>
        <w:numPr>
          <w:ilvl w:val="0"/>
          <w:numId w:val="29"/>
        </w:numPr>
        <w:ind w:left="720" w:hanging="360"/>
        <w:rPr>
          <w:u w:val="none"/>
        </w:rPr>
      </w:pPr>
      <w:r w:rsidDel="00000000" w:rsidR="00000000" w:rsidRPr="00000000">
        <w:rPr>
          <w:rtl w:val="0"/>
        </w:rPr>
        <w:t xml:space="preserve">You are responsible for your pricing, refunds (if any), taxes, and compliance with local regulations.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rtl w:val="0"/>
        </w:rPr>
        <w:t xml:space="preserve">Refunds and Cancellations</w:t>
      </w:r>
      <w:r w:rsidDel="00000000" w:rsidR="00000000" w:rsidRPr="00000000">
        <w:rPr>
          <w:rtl w:val="0"/>
        </w:rPr>
      </w:r>
    </w:p>
    <w:p w:rsidR="00000000" w:rsidDel="00000000" w:rsidP="00000000" w:rsidRDefault="00000000" w:rsidRPr="00000000" w14:paraId="00000364">
      <w:pPr>
        <w:numPr>
          <w:ilvl w:val="0"/>
          <w:numId w:val="8"/>
        </w:numPr>
        <w:ind w:left="720" w:hanging="360"/>
        <w:rPr>
          <w:u w:val="none"/>
        </w:rPr>
      </w:pPr>
      <w:r w:rsidDel="00000000" w:rsidR="00000000" w:rsidRPr="00000000">
        <w:rPr>
          <w:b w:val="1"/>
          <w:bCs w:val="1"/>
          <w:rtl w:val="0"/>
        </w:rPr>
        <w:t xml:space="preserve">Subscription Fees:</w:t>
      </w:r>
      <w:r w:rsidDel="00000000" w:rsidR="00000000" w:rsidRPr="00000000">
        <w:rPr>
          <w:rtl w:val="0"/>
        </w:rPr>
        <w:t xml:space="preserve"> EmpowerEd Learnings does not offer refunds for subscription fees. If you choose to cancel your subscription, please do so before the next billing cycle to avoid any further charges.</w:t>
      </w:r>
    </w:p>
    <w:p w:rsidR="00000000" w:rsidDel="00000000" w:rsidP="00000000" w:rsidRDefault="00000000" w:rsidRPr="00000000" w14:paraId="00000365">
      <w:pPr>
        <w:numPr>
          <w:ilvl w:val="0"/>
          <w:numId w:val="8"/>
        </w:numPr>
        <w:ind w:left="720" w:hanging="360"/>
        <w:rPr>
          <w:u w:val="none"/>
        </w:rPr>
      </w:pPr>
      <w:r w:rsidDel="00000000" w:rsidR="00000000" w:rsidRPr="00000000">
        <w:rPr>
          <w:b w:val="1"/>
          <w:bCs w:val="1"/>
          <w:rtl w:val="0"/>
        </w:rPr>
        <w:t xml:space="preserve">Cancellation Policy for Students:</w:t>
      </w:r>
      <w:r w:rsidDel="00000000" w:rsidR="00000000" w:rsidRPr="00000000">
        <w:rPr>
          <w:rtl w:val="0"/>
        </w:rPr>
        <w:t xml:space="preserve"> As a professional using EmpowerEd Learnings, you are responsible for informing your clients about your cancellation and refund policies.  EmpowerEd Learnings facilitates smooth transactions and payment processes for you. Clients are charged based on their selected tier, which could be once a week, twice a week, or three times a week (Charged weekly). While we do not offer refunds, clients can cancel their services at any time. To avoid charges, clients must cancel payments before the next billing cycle.  EmpowerEd Learnings is not liable for disputes or payment issues between you and your clients, as the platform does not retain any portion of your earnings.</w:t>
      </w:r>
    </w:p>
    <w:p w:rsidR="00000000" w:rsidDel="00000000" w:rsidP="00000000" w:rsidRDefault="00000000" w:rsidRPr="00000000" w14:paraId="00000366">
      <w:pPr>
        <w:ind w:left="720" w:firstLine="0"/>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Marketing and Promotion</w:t>
      </w:r>
      <w:r w:rsidDel="00000000" w:rsidR="00000000" w:rsidRPr="00000000">
        <w:rPr>
          <w:rtl w:val="0"/>
        </w:rPr>
      </w:r>
    </w:p>
    <w:p w:rsidR="00000000" w:rsidDel="00000000" w:rsidP="00000000" w:rsidRDefault="00000000" w:rsidRPr="00000000" w14:paraId="00000368">
      <w:pPr>
        <w:numPr>
          <w:ilvl w:val="0"/>
          <w:numId w:val="9"/>
        </w:numPr>
        <w:ind w:left="720" w:hanging="360"/>
      </w:pPr>
      <w:r w:rsidDel="00000000" w:rsidR="00000000" w:rsidRPr="00000000">
        <w:rPr>
          <w:rtl w:val="0"/>
        </w:rPr>
        <w:t xml:space="preserve">We may feature your </w:t>
      </w:r>
      <w:r w:rsidDel="00000000" w:rsidR="00000000" w:rsidRPr="00000000">
        <w:rPr>
          <w:b w:val="1"/>
          <w:bCs w:val="1"/>
          <w:rtl w:val="0"/>
        </w:rPr>
        <w:t xml:space="preserve">name, photo, profile highlights, categories, and reviews</w:t>
      </w:r>
      <w:r w:rsidDel="00000000" w:rsidR="00000000" w:rsidRPr="00000000">
        <w:rPr>
          <w:rtl w:val="0"/>
        </w:rPr>
        <w:t xml:space="preserve"> in Platform discovery and marketing.</w:t>
      </w:r>
    </w:p>
    <w:p w:rsidR="00000000" w:rsidDel="00000000" w:rsidP="00000000" w:rsidRDefault="00000000" w:rsidRPr="00000000" w14:paraId="00000369">
      <w:pPr>
        <w:numPr>
          <w:ilvl w:val="0"/>
          <w:numId w:val="9"/>
        </w:numPr>
        <w:ind w:left="720" w:hanging="360"/>
      </w:pPr>
      <w:r w:rsidDel="00000000" w:rsidR="00000000" w:rsidRPr="00000000">
        <w:rPr>
          <w:b w:val="1"/>
          <w:bCs w:val="1"/>
          <w:rtl w:val="0"/>
        </w:rPr>
        <w:t xml:space="preserve">Pro &amp; Premium</w:t>
      </w:r>
      <w:r w:rsidDel="00000000" w:rsidR="00000000" w:rsidRPr="00000000">
        <w:rPr>
          <w:rtl w:val="0"/>
        </w:rPr>
        <w:t xml:space="preserve">: you may </w:t>
      </w:r>
      <w:r w:rsidDel="00000000" w:rsidR="00000000" w:rsidRPr="00000000">
        <w:rPr>
          <w:b w:val="1"/>
          <w:bCs w:val="1"/>
          <w:rtl w:val="0"/>
        </w:rPr>
        <w:t xml:space="preserve">submit promotional videos</w:t>
      </w:r>
      <w:r w:rsidDel="00000000" w:rsidR="00000000" w:rsidRPr="00000000">
        <w:rPr>
          <w:rtl w:val="0"/>
        </w:rPr>
        <w:t xml:space="preserve"> for optional inclusion in paid/organic campaigns; by submitting, you grant us permission to edit, optimize, and use them to promote you and the Platform.</w:t>
      </w:r>
    </w:p>
    <w:p w:rsidR="00000000" w:rsidDel="00000000" w:rsidP="00000000" w:rsidRDefault="00000000" w:rsidRPr="00000000" w14:paraId="0000036A">
      <w:pPr>
        <w:numPr>
          <w:ilvl w:val="0"/>
          <w:numId w:val="9"/>
        </w:numPr>
        <w:ind w:left="720" w:hanging="360"/>
      </w:pPr>
      <w:r w:rsidDel="00000000" w:rsidR="00000000" w:rsidRPr="00000000">
        <w:rPr>
          <w:rtl w:val="0"/>
        </w:rPr>
        <w:t xml:space="preserve">We can share high-level campaign metrics </w:t>
      </w:r>
      <w:r w:rsidDel="00000000" w:rsidR="00000000" w:rsidRPr="00000000">
        <w:rPr>
          <w:b w:val="1"/>
          <w:bCs w:val="1"/>
          <w:rtl w:val="0"/>
        </w:rPr>
        <w:t xml:space="preserve">upon request</w:t>
      </w:r>
      <w:r w:rsidDel="00000000" w:rsidR="00000000" w:rsidRPr="00000000">
        <w:rPr>
          <w:rtl w:val="0"/>
        </w:rPr>
        <w:t xml:space="preserve">. Marketing spans social, search, and community outreach (not limited to social media).</w:t>
      </w:r>
    </w:p>
    <w:p w:rsidR="00000000" w:rsidDel="00000000" w:rsidP="00000000" w:rsidRDefault="00000000" w:rsidRPr="00000000" w14:paraId="0000036B">
      <w:pPr>
        <w:numPr>
          <w:ilvl w:val="0"/>
          <w:numId w:val="9"/>
        </w:numPr>
        <w:ind w:left="720" w:hanging="360"/>
      </w:pPr>
      <w:r w:rsidDel="00000000" w:rsidR="00000000" w:rsidRPr="00000000">
        <w:rPr>
          <w:rtl w:val="0"/>
        </w:rPr>
        <w:t xml:space="preserve">Participation in marketing does not guarantee a minimum number of leads or bookings.</w:t>
      </w:r>
    </w:p>
    <w:p w:rsidR="00000000" w:rsidDel="00000000" w:rsidP="00000000" w:rsidRDefault="00000000" w:rsidRPr="00000000" w14:paraId="0000036C">
      <w:pPr>
        <w:ind w:left="0" w:firstLine="0"/>
        <w:rPr/>
      </w:pP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Content Ownership and Usage Rights</w:t>
      </w:r>
      <w:r w:rsidDel="00000000" w:rsidR="00000000" w:rsidRPr="00000000">
        <w:rPr>
          <w:rtl w:val="0"/>
        </w:rPr>
      </w:r>
    </w:p>
    <w:p w:rsidR="00000000" w:rsidDel="00000000" w:rsidP="00000000" w:rsidRDefault="00000000" w:rsidRPr="00000000" w14:paraId="0000036E">
      <w:pPr>
        <w:numPr>
          <w:ilvl w:val="0"/>
          <w:numId w:val="3"/>
        </w:numPr>
        <w:ind w:left="720" w:hanging="360"/>
        <w:rPr>
          <w:u w:val="none"/>
        </w:rPr>
      </w:pPr>
      <w:r w:rsidDel="00000000" w:rsidR="00000000" w:rsidRPr="00000000">
        <w:rPr>
          <w:rtl w:val="0"/>
        </w:rPr>
        <w:t xml:space="preserve">By uploading content to EmpowerEd Learnings, you grant us permission to use, distribute, and display your content for promotional and marketing purposes.</w:t>
      </w:r>
    </w:p>
    <w:p w:rsidR="00000000" w:rsidDel="00000000" w:rsidP="00000000" w:rsidRDefault="00000000" w:rsidRPr="00000000" w14:paraId="0000036F">
      <w:pPr>
        <w:numPr>
          <w:ilvl w:val="0"/>
          <w:numId w:val="3"/>
        </w:numPr>
        <w:ind w:left="720" w:hanging="360"/>
        <w:rPr>
          <w:u w:val="none"/>
        </w:rPr>
      </w:pPr>
      <w:r w:rsidDel="00000000" w:rsidR="00000000" w:rsidRPr="00000000">
        <w:rPr>
          <w:rtl w:val="0"/>
        </w:rPr>
        <w:t xml:space="preserve">You retain ownership of the original content you provide, but you are responsible for ensuring it does not infringe on any copyright or trademark rights.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Independent Contractor Status</w:t>
      </w:r>
      <w:r w:rsidDel="00000000" w:rsidR="00000000" w:rsidRPr="00000000">
        <w:rPr>
          <w:rtl w:val="0"/>
        </w:rPr>
      </w:r>
    </w:p>
    <w:p w:rsidR="00000000" w:rsidDel="00000000" w:rsidP="00000000" w:rsidRDefault="00000000" w:rsidRPr="00000000" w14:paraId="00000372">
      <w:pPr>
        <w:numPr>
          <w:ilvl w:val="0"/>
          <w:numId w:val="35"/>
        </w:numPr>
        <w:ind w:left="720" w:hanging="360"/>
        <w:rPr>
          <w:u w:val="none"/>
        </w:rPr>
      </w:pPr>
      <w:r w:rsidDel="00000000" w:rsidR="00000000" w:rsidRPr="00000000">
        <w:rPr>
          <w:rtl w:val="0"/>
        </w:rPr>
        <w:t xml:space="preserve">You acknowledge that you are an independent contractor and not an employee of EmpowerEd Learnings.</w:t>
      </w:r>
    </w:p>
    <w:p w:rsidR="00000000" w:rsidDel="00000000" w:rsidP="00000000" w:rsidRDefault="00000000" w:rsidRPr="00000000" w14:paraId="00000373">
      <w:pPr>
        <w:numPr>
          <w:ilvl w:val="0"/>
          <w:numId w:val="35"/>
        </w:numPr>
        <w:ind w:left="720" w:hanging="360"/>
        <w:rPr>
          <w:u w:val="none"/>
        </w:rPr>
      </w:pPr>
      <w:r w:rsidDel="00000000" w:rsidR="00000000" w:rsidRPr="00000000">
        <w:rPr>
          <w:rtl w:val="0"/>
        </w:rPr>
        <w:t xml:space="preserve">You are responsible for your own business expenses, taxes, and liabilities, including any claims from your clients regarding the services you provide.</w:t>
      </w:r>
    </w:p>
    <w:p w:rsidR="00000000" w:rsidDel="00000000" w:rsidP="00000000" w:rsidRDefault="00000000" w:rsidRPr="00000000" w14:paraId="00000374">
      <w:pPr>
        <w:rPr>
          <w:b w:val="1"/>
          <w:bCs w:val="1"/>
        </w:rPr>
      </w:pP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Code of Conduct</w:t>
      </w:r>
      <w:r w:rsidDel="00000000" w:rsidR="00000000" w:rsidRPr="00000000">
        <w:rPr>
          <w:rtl w:val="0"/>
        </w:rPr>
      </w:r>
    </w:p>
    <w:p w:rsidR="00000000" w:rsidDel="00000000" w:rsidP="00000000" w:rsidRDefault="00000000" w:rsidRPr="00000000" w14:paraId="00000376">
      <w:pPr>
        <w:numPr>
          <w:ilvl w:val="0"/>
          <w:numId w:val="26"/>
        </w:numPr>
        <w:ind w:left="720" w:hanging="360"/>
        <w:rPr>
          <w:u w:val="none"/>
        </w:rPr>
      </w:pPr>
      <w:r w:rsidDel="00000000" w:rsidR="00000000" w:rsidRPr="00000000">
        <w:rPr>
          <w:rtl w:val="0"/>
        </w:rPr>
        <w:t xml:space="preserve">You must maintain professional conduct when interacting with clients or other users on the platform.</w:t>
      </w:r>
    </w:p>
    <w:p w:rsidR="00000000" w:rsidDel="00000000" w:rsidP="00000000" w:rsidRDefault="00000000" w:rsidRPr="00000000" w14:paraId="00000377">
      <w:pPr>
        <w:numPr>
          <w:ilvl w:val="0"/>
          <w:numId w:val="26"/>
        </w:numPr>
        <w:ind w:left="720" w:hanging="360"/>
        <w:rPr>
          <w:u w:val="none"/>
        </w:rPr>
      </w:pPr>
      <w:r w:rsidDel="00000000" w:rsidR="00000000" w:rsidRPr="00000000">
        <w:rPr>
          <w:rtl w:val="0"/>
        </w:rPr>
        <w:t xml:space="preserve">Harassment, discrimination, or any unprofessional behavior will not be tolerated and may result in the termination of your account.</w:t>
      </w:r>
    </w:p>
    <w:p w:rsidR="00000000" w:rsidDel="00000000" w:rsidP="00000000" w:rsidRDefault="00000000" w:rsidRPr="00000000" w14:paraId="00000378">
      <w:pPr>
        <w:numPr>
          <w:ilvl w:val="0"/>
          <w:numId w:val="26"/>
        </w:numPr>
        <w:ind w:left="720" w:hanging="360"/>
        <w:rPr>
          <w:u w:val="none"/>
        </w:rPr>
      </w:pPr>
      <w:r w:rsidDel="00000000" w:rsidR="00000000" w:rsidRPr="00000000">
        <w:rPr>
          <w:rtl w:val="0"/>
        </w:rPr>
        <w:t xml:space="preserve">In the event of multiple client complaints regarding unprofessional conduct, misconduct, or failure to adhere to the platform's guidelines, EmpowerEd Learnings reserves the right to investigate these claims.</w:t>
      </w:r>
    </w:p>
    <w:p w:rsidR="00000000" w:rsidDel="00000000" w:rsidP="00000000" w:rsidRDefault="00000000" w:rsidRPr="00000000" w14:paraId="00000379">
      <w:pPr>
        <w:numPr>
          <w:ilvl w:val="0"/>
          <w:numId w:val="26"/>
        </w:numPr>
        <w:ind w:left="720" w:hanging="360"/>
        <w:rPr>
          <w:u w:val="none"/>
        </w:rPr>
      </w:pPr>
      <w:r w:rsidDel="00000000" w:rsidR="00000000" w:rsidRPr="00000000">
        <w:rPr>
          <w:rtl w:val="0"/>
        </w:rPr>
        <w:t xml:space="preserve">Depending on the findings of the investigation, your account may be suspended or terminated without prior notice. Any fees paid will not be refunded in such cases.</w:t>
      </w:r>
    </w:p>
    <w:p w:rsidR="00000000" w:rsidDel="00000000" w:rsidP="00000000" w:rsidRDefault="00000000" w:rsidRPr="00000000" w14:paraId="0000037A">
      <w:pPr>
        <w:numPr>
          <w:ilvl w:val="0"/>
          <w:numId w:val="26"/>
        </w:numPr>
        <w:ind w:left="720" w:hanging="360"/>
        <w:rPr>
          <w:u w:val="none"/>
        </w:rPr>
      </w:pPr>
      <w:r w:rsidDel="00000000" w:rsidR="00000000" w:rsidRPr="00000000">
        <w:rPr>
          <w:rtl w:val="0"/>
        </w:rPr>
        <w:t xml:space="preserve">Repeated violations of our code of conduct may lead to permanent removal from the platform.</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Liability Limitation</w:t>
      </w:r>
    </w:p>
    <w:p w:rsidR="00000000" w:rsidDel="00000000" w:rsidP="00000000" w:rsidRDefault="00000000" w:rsidRPr="00000000" w14:paraId="0000037D">
      <w:pPr>
        <w:rPr/>
      </w:pPr>
      <w:r w:rsidDel="00000000" w:rsidR="00000000" w:rsidRPr="00000000">
        <w:rPr>
          <w:rtl w:val="0"/>
        </w:rPr>
        <w:t xml:space="preserve">EmpowerEd Learnings is not liable for any indirect, incidental, or consequential damages arising from your use of our services. Subscribers agree to indemnify and hold EmpowerEd Learnings harmless from any claims, losses, or damages resulting from their actions.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b w:val="1"/>
          <w:bCs w:val="1"/>
          <w:rtl w:val="0"/>
        </w:rPr>
        <w:t xml:space="preserve">Termination of Services</w:t>
      </w:r>
    </w:p>
    <w:p w:rsidR="00000000" w:rsidDel="00000000" w:rsidP="00000000" w:rsidRDefault="00000000" w:rsidRPr="00000000" w14:paraId="00000380">
      <w:pPr>
        <w:rPr/>
      </w:pPr>
      <w:r w:rsidDel="00000000" w:rsidR="00000000" w:rsidRPr="00000000">
        <w:rPr>
          <w:rtl w:val="0"/>
        </w:rPr>
        <w:t xml:space="preserve">EmpowerEd Learnings reserves the right to terminate services to any subscriber who violates these terms and conditions or engages in conduct detrimental to the platform or its users.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Changes to Terms</w:t>
      </w:r>
    </w:p>
    <w:p w:rsidR="00000000" w:rsidDel="00000000" w:rsidP="00000000" w:rsidRDefault="00000000" w:rsidRPr="00000000" w14:paraId="00000383">
      <w:pPr>
        <w:rPr/>
      </w:pPr>
      <w:r w:rsidDel="00000000" w:rsidR="00000000" w:rsidRPr="00000000">
        <w:rPr>
          <w:rtl w:val="0"/>
        </w:rPr>
        <w:t xml:space="preserve">EmpowerEd Learnings reserves the right to modify these terms and conditions at any time. Subscribers will be notified of significant changes via email or through the platform.</w:t>
      </w:r>
    </w:p>
    <w:p w:rsidR="00000000" w:rsidDel="00000000" w:rsidP="00000000" w:rsidRDefault="00000000" w:rsidRPr="00000000" w14:paraId="00000384">
      <w:pPr>
        <w:rPr>
          <w:b w:val="1"/>
          <w:bCs w:val="1"/>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Acknowledgment</w:t>
      </w:r>
    </w:p>
    <w:p w:rsidR="00000000" w:rsidDel="00000000" w:rsidP="00000000" w:rsidRDefault="00000000" w:rsidRPr="00000000" w14:paraId="00000386">
      <w:pPr>
        <w:rPr/>
      </w:pPr>
      <w:r w:rsidDel="00000000" w:rsidR="00000000" w:rsidRPr="00000000">
        <w:rPr>
          <w:rtl w:val="0"/>
        </w:rPr>
        <w:t xml:space="preserve">By clicking “I Accept” at the end, you acknowledge that you have read and agree to these terms and conditions.</w:t>
      </w:r>
    </w:p>
    <w:p w:rsidR="00000000" w:rsidDel="00000000" w:rsidP="00000000" w:rsidRDefault="00000000" w:rsidRPr="00000000" w14:paraId="00000387">
      <w:pPr>
        <w:rPr>
          <w:b w:val="1"/>
          <w:bCs w:val="1"/>
        </w:rPr>
      </w:pPr>
      <w:r w:rsidDel="00000000" w:rsidR="00000000" w:rsidRPr="00000000">
        <w:rPr>
          <w:b w:val="1"/>
          <w:bCs w:val="1"/>
          <w:rtl w:val="0"/>
        </w:rPr>
        <w:t xml:space="preserve">I Accept</w:t>
      </w:r>
    </w:p>
    <w:p w:rsidR="00000000" w:rsidDel="00000000" w:rsidP="00000000" w:rsidRDefault="00000000" w:rsidRPr="00000000" w14:paraId="00000388">
      <w:pPr>
        <w:rPr/>
      </w:pPr>
      <w:r w:rsidDel="00000000" w:rsidR="00000000" w:rsidRPr="00000000">
        <w:rPr>
          <w:rtl w:val="0"/>
        </w:rPr>
        <w:t xml:space="preserve">[ ] I have read and agree to the EmpowerEd Learnings Terms and Conditions.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jc w:val="center"/>
        <w:rPr>
          <w:b w:val="1"/>
          <w:bCs w:val="1"/>
          <w:sz w:val="32"/>
          <w:szCs w:val="32"/>
          <w:highlight w:val="yellow"/>
        </w:rPr>
      </w:pPr>
      <w:commentRangeStart w:id="23"/>
      <w:commentRangeStart w:id="24"/>
      <w:r w:rsidDel="00000000" w:rsidR="00000000" w:rsidRPr="00000000">
        <w:rPr>
          <w:b w:val="1"/>
          <w:bCs w:val="1"/>
          <w:sz w:val="32"/>
          <w:szCs w:val="32"/>
          <w:highlight w:val="yellow"/>
          <w:rtl w:val="0"/>
        </w:rPr>
        <w:t xml:space="preserve">Privacy Policy for Tutors, Coaches, and Instructors</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1. Information We Collect:</w:t>
      </w:r>
    </w:p>
    <w:p w:rsidR="00000000" w:rsidDel="00000000" w:rsidP="00000000" w:rsidRDefault="00000000" w:rsidRPr="00000000" w14:paraId="00000394">
      <w:pPr>
        <w:rPr/>
      </w:pPr>
      <w:r w:rsidDel="00000000" w:rsidR="00000000" w:rsidRPr="00000000">
        <w:rPr>
          <w:b w:val="1"/>
          <w:bCs w:val="1"/>
          <w:rtl w:val="0"/>
        </w:rPr>
        <w:t xml:space="preserve">Personal Information:</w:t>
      </w:r>
      <w:r w:rsidDel="00000000" w:rsidR="00000000" w:rsidRPr="00000000">
        <w:rPr>
          <w:rtl w:val="0"/>
        </w:rPr>
        <w:t xml:space="preserve"> We collect personal information such as your name, email address, phone number, and any qualifications or certifications you provide.</w:t>
      </w:r>
    </w:p>
    <w:p w:rsidR="00000000" w:rsidDel="00000000" w:rsidP="00000000" w:rsidRDefault="00000000" w:rsidRPr="00000000" w14:paraId="00000395">
      <w:pPr>
        <w:rPr/>
      </w:pPr>
      <w:r w:rsidDel="00000000" w:rsidR="00000000" w:rsidRPr="00000000">
        <w:rPr>
          <w:b w:val="1"/>
          <w:bCs w:val="1"/>
          <w:rtl w:val="0"/>
        </w:rPr>
        <w:t xml:space="preserve">Professional Information:</w:t>
      </w:r>
      <w:r w:rsidDel="00000000" w:rsidR="00000000" w:rsidRPr="00000000">
        <w:rPr>
          <w:rtl w:val="0"/>
        </w:rPr>
        <w:t xml:space="preserve"> This includes details about your qualifications, expertise, certifications, teaching preferences, availability, and other information relevant to your services.</w:t>
      </w:r>
    </w:p>
    <w:p w:rsidR="00000000" w:rsidDel="00000000" w:rsidP="00000000" w:rsidRDefault="00000000" w:rsidRPr="00000000" w14:paraId="00000396">
      <w:pPr>
        <w:rPr/>
      </w:pPr>
      <w:r w:rsidDel="00000000" w:rsidR="00000000" w:rsidRPr="00000000">
        <w:rPr>
          <w:b w:val="1"/>
          <w:bCs w:val="1"/>
          <w:rtl w:val="0"/>
        </w:rPr>
        <w:t xml:space="preserve">Payment Information:</w:t>
      </w:r>
      <w:r w:rsidDel="00000000" w:rsidR="00000000" w:rsidRPr="00000000">
        <w:rPr>
          <w:rtl w:val="0"/>
        </w:rPr>
        <w:t xml:space="preserve"> Payment processing is handled securely through Stripe. EmpowerEd Learnings does not store your payment details on our servers.</w:t>
      </w:r>
    </w:p>
    <w:p w:rsidR="00000000" w:rsidDel="00000000" w:rsidP="00000000" w:rsidRDefault="00000000" w:rsidRPr="00000000" w14:paraId="00000397">
      <w:pPr>
        <w:rPr/>
      </w:pPr>
      <w:r w:rsidDel="00000000" w:rsidR="00000000" w:rsidRPr="00000000">
        <w:rPr>
          <w:b w:val="1"/>
          <w:bCs w:val="1"/>
          <w:rtl w:val="0"/>
        </w:rPr>
        <w:t xml:space="preserve">Usage Data:</w:t>
      </w:r>
      <w:r w:rsidDel="00000000" w:rsidR="00000000" w:rsidRPr="00000000">
        <w:rPr>
          <w:rtl w:val="0"/>
        </w:rPr>
        <w:t xml:space="preserve"> We collect data on how you use the platform, including session times, page views, clicks, and other engagement metrics to improve user experience and platform performance.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b w:val="1"/>
          <w:bCs w:val="1"/>
        </w:rPr>
      </w:pPr>
      <w:r w:rsidDel="00000000" w:rsidR="00000000" w:rsidRPr="00000000">
        <w:rPr>
          <w:b w:val="1"/>
          <w:bCs w:val="1"/>
          <w:rtl w:val="0"/>
        </w:rPr>
        <w:t xml:space="preserve">2. How We Use Your Information:</w:t>
      </w:r>
    </w:p>
    <w:p w:rsidR="00000000" w:rsidDel="00000000" w:rsidP="00000000" w:rsidRDefault="00000000" w:rsidRPr="00000000" w14:paraId="0000039A">
      <w:pPr>
        <w:rPr/>
      </w:pPr>
      <w:r w:rsidDel="00000000" w:rsidR="00000000" w:rsidRPr="00000000">
        <w:rPr>
          <w:b w:val="1"/>
          <w:bCs w:val="1"/>
          <w:rtl w:val="0"/>
        </w:rPr>
        <w:t xml:space="preserve">Profile Display:</w:t>
      </w:r>
      <w:r w:rsidDel="00000000" w:rsidR="00000000" w:rsidRPr="00000000">
        <w:rPr>
          <w:rtl w:val="0"/>
        </w:rPr>
        <w:t xml:space="preserve"> Information such as your name, qualifications, and areas of expertise may be displayed on your public profile for potential students to view.</w:t>
      </w:r>
    </w:p>
    <w:p w:rsidR="00000000" w:rsidDel="00000000" w:rsidP="00000000" w:rsidRDefault="00000000" w:rsidRPr="00000000" w14:paraId="0000039B">
      <w:pPr>
        <w:rPr/>
      </w:pPr>
      <w:r w:rsidDel="00000000" w:rsidR="00000000" w:rsidRPr="00000000">
        <w:rPr>
          <w:b w:val="1"/>
          <w:bCs w:val="1"/>
          <w:rtl w:val="0"/>
        </w:rPr>
        <w:t xml:space="preserve">Payment Processing:</w:t>
      </w:r>
      <w:r w:rsidDel="00000000" w:rsidR="00000000" w:rsidRPr="00000000">
        <w:rPr>
          <w:rtl w:val="0"/>
        </w:rPr>
        <w:t xml:space="preserve"> Payments are processed through Stripe, which ensures secure transactions without storing payment information on EmpowerEd Learnings' servers.</w:t>
      </w:r>
    </w:p>
    <w:p w:rsidR="00000000" w:rsidDel="00000000" w:rsidP="00000000" w:rsidRDefault="00000000" w:rsidRPr="00000000" w14:paraId="0000039C">
      <w:pPr>
        <w:rPr/>
      </w:pPr>
      <w:r w:rsidDel="00000000" w:rsidR="00000000" w:rsidRPr="00000000">
        <w:rPr>
          <w:b w:val="1"/>
          <w:bCs w:val="1"/>
          <w:rtl w:val="0"/>
        </w:rPr>
        <w:t xml:space="preserve">Platform Optimization:</w:t>
      </w:r>
      <w:r w:rsidDel="00000000" w:rsidR="00000000" w:rsidRPr="00000000">
        <w:rPr>
          <w:rtl w:val="0"/>
        </w:rPr>
        <w:t xml:space="preserve"> Usage data is used to improve the functionality and performance of the platform.</w:t>
      </w:r>
    </w:p>
    <w:p w:rsidR="00000000" w:rsidDel="00000000" w:rsidP="00000000" w:rsidRDefault="00000000" w:rsidRPr="00000000" w14:paraId="0000039D">
      <w:pPr>
        <w:rPr/>
      </w:pPr>
      <w:r w:rsidDel="00000000" w:rsidR="00000000" w:rsidRPr="00000000">
        <w:rPr>
          <w:b w:val="1"/>
          <w:bCs w:val="1"/>
          <w:rtl w:val="0"/>
        </w:rPr>
        <w:t xml:space="preserve">Marketing Use of Information:</w:t>
      </w:r>
      <w:r w:rsidDel="00000000" w:rsidR="00000000" w:rsidRPr="00000000">
        <w:rPr>
          <w:rtl w:val="0"/>
        </w:rPr>
        <w:t xml:space="preserve"> EmpowerEd Learnings may use your information, including promotional materials such as videos or testimonials, for marketing purposes to attract more clients. This will only occur if you provide us with your materials and explicitly request their use for marketing campaigns. Your participation is entirely voluntary, and you may choose to opt-out at any time.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Communication:</w:t>
      </w:r>
      <w:r w:rsidDel="00000000" w:rsidR="00000000" w:rsidRPr="00000000">
        <w:rPr>
          <w:rtl w:val="0"/>
        </w:rPr>
        <w:t xml:space="preserve"> We use your contact details to communicate with you about platform updates, payments, and other relevant information.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rPr>
      </w:pPr>
      <w:r w:rsidDel="00000000" w:rsidR="00000000" w:rsidRPr="00000000">
        <w:rPr>
          <w:b w:val="1"/>
          <w:bCs w:val="1"/>
          <w:rtl w:val="0"/>
        </w:rPr>
        <w:t xml:space="preserve">3. Sharing Your Information:</w:t>
      </w:r>
    </w:p>
    <w:p w:rsidR="00000000" w:rsidDel="00000000" w:rsidP="00000000" w:rsidRDefault="00000000" w:rsidRPr="00000000" w14:paraId="000003A3">
      <w:pPr>
        <w:rPr/>
      </w:pPr>
      <w:r w:rsidDel="00000000" w:rsidR="00000000" w:rsidRPr="00000000">
        <w:rPr>
          <w:b w:val="1"/>
          <w:bCs w:val="1"/>
          <w:rtl w:val="0"/>
        </w:rPr>
        <w:t xml:space="preserve">With Students:</w:t>
      </w:r>
      <w:r w:rsidDel="00000000" w:rsidR="00000000" w:rsidRPr="00000000">
        <w:rPr>
          <w:rtl w:val="0"/>
        </w:rPr>
        <w:t xml:space="preserve"> Your public profile information, including qualifications and teaching availability, is shared with students to facilitate the matching process.</w:t>
      </w:r>
    </w:p>
    <w:p w:rsidR="00000000" w:rsidDel="00000000" w:rsidP="00000000" w:rsidRDefault="00000000" w:rsidRPr="00000000" w14:paraId="000003A4">
      <w:pPr>
        <w:rPr/>
      </w:pPr>
      <w:r w:rsidDel="00000000" w:rsidR="00000000" w:rsidRPr="00000000">
        <w:rPr>
          <w:b w:val="1"/>
          <w:bCs w:val="1"/>
          <w:rtl w:val="0"/>
        </w:rPr>
        <w:t xml:space="preserve">Legal Compliance:</w:t>
      </w:r>
      <w:r w:rsidDel="00000000" w:rsidR="00000000" w:rsidRPr="00000000">
        <w:rPr>
          <w:rtl w:val="0"/>
        </w:rPr>
        <w:t xml:space="preserve"> We may disclose information if required by law or to protect the safety and integrity of our platform.</w:t>
      </w:r>
    </w:p>
    <w:p w:rsidR="00000000" w:rsidDel="00000000" w:rsidP="00000000" w:rsidRDefault="00000000" w:rsidRPr="00000000" w14:paraId="000003A5">
      <w:pPr>
        <w:rPr/>
      </w:pPr>
      <w:r w:rsidDel="00000000" w:rsidR="00000000" w:rsidRPr="00000000">
        <w:rPr>
          <w:b w:val="1"/>
          <w:bCs w:val="1"/>
          <w:rtl w:val="0"/>
        </w:rPr>
        <w:t xml:space="preserve">No Selling of Data:</w:t>
      </w:r>
      <w:r w:rsidDel="00000000" w:rsidR="00000000" w:rsidRPr="00000000">
        <w:rPr>
          <w:rtl w:val="0"/>
        </w:rPr>
        <w:t xml:space="preserve"> EmpowerEd Learnings does not sell or disclose your personal information to third parties for marketing purposes.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4. Security Measures:</w:t>
      </w:r>
    </w:p>
    <w:p w:rsidR="00000000" w:rsidDel="00000000" w:rsidP="00000000" w:rsidRDefault="00000000" w:rsidRPr="00000000" w14:paraId="000003A8">
      <w:pPr>
        <w:numPr>
          <w:ilvl w:val="0"/>
          <w:numId w:val="50"/>
        </w:numPr>
        <w:ind w:left="720" w:hanging="360"/>
        <w:rPr>
          <w:u w:val="none"/>
        </w:rPr>
      </w:pPr>
      <w:r w:rsidDel="00000000" w:rsidR="00000000" w:rsidRPr="00000000">
        <w:rPr>
          <w:rtl w:val="0"/>
        </w:rPr>
        <w:t xml:space="preserve">We use secure servers and encryption protocols to protect your data.</w:t>
      </w:r>
    </w:p>
    <w:p w:rsidR="00000000" w:rsidDel="00000000" w:rsidP="00000000" w:rsidRDefault="00000000" w:rsidRPr="00000000" w14:paraId="000003A9">
      <w:pPr>
        <w:numPr>
          <w:ilvl w:val="0"/>
          <w:numId w:val="50"/>
        </w:numPr>
        <w:ind w:left="720" w:hanging="360"/>
        <w:rPr>
          <w:u w:val="none"/>
        </w:rPr>
      </w:pPr>
      <w:r w:rsidDel="00000000" w:rsidR="00000000" w:rsidRPr="00000000">
        <w:rPr>
          <w:rtl w:val="0"/>
        </w:rPr>
        <w:t xml:space="preserve">Access to sensitive information is restricted to authorized personnel only.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b w:val="1"/>
          <w:bCs w:val="1"/>
          <w:rtl w:val="0"/>
        </w:rPr>
        <w:t xml:space="preserve">5. Data Retention:</w:t>
      </w:r>
    </w:p>
    <w:p w:rsidR="00000000" w:rsidDel="00000000" w:rsidP="00000000" w:rsidRDefault="00000000" w:rsidRPr="00000000" w14:paraId="000003AC">
      <w:pPr>
        <w:numPr>
          <w:ilvl w:val="0"/>
          <w:numId w:val="16"/>
        </w:numPr>
        <w:ind w:left="720" w:hanging="360"/>
        <w:rPr>
          <w:u w:val="none"/>
        </w:rPr>
      </w:pPr>
      <w:r w:rsidDel="00000000" w:rsidR="00000000" w:rsidRPr="00000000">
        <w:rPr>
          <w:rtl w:val="0"/>
        </w:rPr>
        <w:t xml:space="preserve">Your data will be retained for as long as your account is active or as necessary for legal or compliance purposes.</w:t>
      </w:r>
    </w:p>
    <w:p w:rsidR="00000000" w:rsidDel="00000000" w:rsidP="00000000" w:rsidRDefault="00000000" w:rsidRPr="00000000" w14:paraId="000003AD">
      <w:pPr>
        <w:numPr>
          <w:ilvl w:val="0"/>
          <w:numId w:val="16"/>
        </w:numPr>
        <w:ind w:left="720" w:hanging="360"/>
        <w:rPr>
          <w:u w:val="none"/>
        </w:rPr>
      </w:pPr>
      <w:r w:rsidDel="00000000" w:rsidR="00000000" w:rsidRPr="00000000">
        <w:rPr>
          <w:rtl w:val="0"/>
        </w:rPr>
        <w:t xml:space="preserve">You may request the deletion of your data by contacting support, subject to legal obligations.</w:t>
      </w:r>
    </w:p>
    <w:p w:rsidR="00000000" w:rsidDel="00000000" w:rsidP="00000000" w:rsidRDefault="00000000" w:rsidRPr="00000000" w14:paraId="000003AE">
      <w:pPr>
        <w:rPr>
          <w:b w:val="1"/>
          <w:bCs w:val="1"/>
        </w:rPr>
      </w:pPr>
      <w:r w:rsidDel="00000000" w:rsidR="00000000" w:rsidRPr="00000000">
        <w:rPr>
          <w:b w:val="1"/>
          <w:bCs w:val="1"/>
          <w:rtl w:val="0"/>
        </w:rPr>
        <w:t xml:space="preserve">Updates to the Privacy Policy:</w:t>
      </w:r>
    </w:p>
    <w:p w:rsidR="00000000" w:rsidDel="00000000" w:rsidP="00000000" w:rsidRDefault="00000000" w:rsidRPr="00000000" w14:paraId="000003AF">
      <w:pPr>
        <w:ind w:left="0" w:firstLine="0"/>
        <w:rPr/>
      </w:pPr>
      <w:r w:rsidDel="00000000" w:rsidR="00000000" w:rsidRPr="00000000">
        <w:rPr>
          <w:rtl w:val="0"/>
        </w:rPr>
        <w:t xml:space="preserve">This policy may be updated periodically. We will notify you of significant changes through the platform or via email.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jc w:val="left"/>
        <w:rPr>
          <w:b w:val="1"/>
          <w:bCs w:val="1"/>
          <w:sz w:val="32"/>
          <w:szCs w:val="32"/>
          <w:u w:val="single"/>
        </w:rPr>
      </w:pPr>
      <w:r w:rsidDel="00000000" w:rsidR="00000000" w:rsidRPr="00000000">
        <w:rPr>
          <w:rtl w:val="0"/>
        </w:rPr>
      </w:r>
    </w:p>
    <w:p w:rsidR="00000000" w:rsidDel="00000000" w:rsidP="00000000" w:rsidRDefault="00000000" w:rsidRPr="00000000" w14:paraId="000003B8">
      <w:pPr>
        <w:jc w:val="center"/>
        <w:rPr>
          <w:b w:val="1"/>
          <w:bCs w:val="1"/>
          <w:sz w:val="32"/>
          <w:szCs w:val="32"/>
          <w:u w:val="single"/>
        </w:rPr>
      </w:pPr>
      <w:r w:rsidDel="00000000" w:rsidR="00000000" w:rsidRPr="00000000">
        <w:rPr>
          <w:rtl w:val="0"/>
        </w:rPr>
      </w:r>
    </w:p>
    <w:p w:rsidR="00000000" w:rsidDel="00000000" w:rsidP="00000000" w:rsidRDefault="00000000" w:rsidRPr="00000000" w14:paraId="000003B9">
      <w:pPr>
        <w:jc w:val="center"/>
        <w:rPr>
          <w:b w:val="1"/>
          <w:bCs w:val="1"/>
          <w:sz w:val="32"/>
          <w:szCs w:val="32"/>
          <w:u w:val="single"/>
        </w:rPr>
      </w:pPr>
      <w:r w:rsidDel="00000000" w:rsidR="00000000" w:rsidRPr="00000000">
        <w:rPr>
          <w:rtl w:val="0"/>
        </w:rPr>
      </w:r>
    </w:p>
    <w:p w:rsidR="00000000" w:rsidDel="00000000" w:rsidP="00000000" w:rsidRDefault="00000000" w:rsidRPr="00000000" w14:paraId="000003BA">
      <w:pPr>
        <w:jc w:val="center"/>
        <w:rPr>
          <w:b w:val="1"/>
          <w:bCs w:val="1"/>
          <w:sz w:val="32"/>
          <w:szCs w:val="32"/>
          <w:u w:val="single"/>
        </w:rPr>
      </w:pPr>
      <w:r w:rsidDel="00000000" w:rsidR="00000000" w:rsidRPr="00000000">
        <w:rPr>
          <w:rtl w:val="0"/>
        </w:rPr>
      </w:r>
    </w:p>
    <w:p w:rsidR="00000000" w:rsidDel="00000000" w:rsidP="00000000" w:rsidRDefault="00000000" w:rsidRPr="00000000" w14:paraId="000003BB">
      <w:pPr>
        <w:jc w:val="center"/>
        <w:rPr>
          <w:b w:val="1"/>
          <w:bCs w:val="1"/>
          <w:sz w:val="32"/>
          <w:szCs w:val="32"/>
          <w:u w:val="single"/>
        </w:rPr>
      </w:pPr>
      <w:r w:rsidDel="00000000" w:rsidR="00000000" w:rsidRPr="00000000">
        <w:rPr>
          <w:rtl w:val="0"/>
        </w:rPr>
      </w:r>
    </w:p>
    <w:p w:rsidR="00000000" w:rsidDel="00000000" w:rsidP="00000000" w:rsidRDefault="00000000" w:rsidRPr="00000000" w14:paraId="000003BC">
      <w:pPr>
        <w:jc w:val="center"/>
        <w:rPr>
          <w:b w:val="1"/>
          <w:bCs w:val="1"/>
          <w:sz w:val="32"/>
          <w:szCs w:val="32"/>
          <w:u w:val="single"/>
        </w:rPr>
      </w:pPr>
      <w:r w:rsidDel="00000000" w:rsidR="00000000" w:rsidRPr="00000000">
        <w:rPr>
          <w:rtl w:val="0"/>
        </w:rPr>
      </w:r>
    </w:p>
    <w:p w:rsidR="00000000" w:rsidDel="00000000" w:rsidP="00000000" w:rsidRDefault="00000000" w:rsidRPr="00000000" w14:paraId="000003BD">
      <w:pPr>
        <w:jc w:val="center"/>
        <w:rPr>
          <w:b w:val="1"/>
          <w:bCs w:val="1"/>
          <w:sz w:val="32"/>
          <w:szCs w:val="32"/>
          <w:u w:val="single"/>
        </w:rPr>
      </w:pPr>
      <w:r w:rsidDel="00000000" w:rsidR="00000000" w:rsidRPr="00000000">
        <w:rPr>
          <w:rtl w:val="0"/>
        </w:rPr>
      </w:r>
    </w:p>
    <w:p w:rsidR="00000000" w:rsidDel="00000000" w:rsidP="00000000" w:rsidRDefault="00000000" w:rsidRPr="00000000" w14:paraId="000003BE">
      <w:pPr>
        <w:jc w:val="center"/>
        <w:rPr>
          <w:b w:val="1"/>
          <w:bCs w:val="1"/>
          <w:sz w:val="32"/>
          <w:szCs w:val="32"/>
          <w:u w:val="single"/>
        </w:rPr>
      </w:pPr>
      <w:r w:rsidDel="00000000" w:rsidR="00000000" w:rsidRPr="00000000">
        <w:rPr>
          <w:rtl w:val="0"/>
        </w:rPr>
      </w:r>
    </w:p>
    <w:p w:rsidR="00000000" w:rsidDel="00000000" w:rsidP="00000000" w:rsidRDefault="00000000" w:rsidRPr="00000000" w14:paraId="000003BF">
      <w:pPr>
        <w:jc w:val="center"/>
        <w:rPr>
          <w:b w:val="1"/>
          <w:bCs w:val="1"/>
          <w:sz w:val="32"/>
          <w:szCs w:val="32"/>
          <w:u w:val="single"/>
        </w:rPr>
      </w:pPr>
      <w:r w:rsidDel="00000000" w:rsidR="00000000" w:rsidRPr="00000000">
        <w:rPr>
          <w:rtl w:val="0"/>
        </w:rPr>
      </w:r>
    </w:p>
    <w:p w:rsidR="00000000" w:rsidDel="00000000" w:rsidP="00000000" w:rsidRDefault="00000000" w:rsidRPr="00000000" w14:paraId="000003C0">
      <w:pPr>
        <w:jc w:val="center"/>
        <w:rPr>
          <w:b w:val="1"/>
          <w:bCs w:val="1"/>
          <w:sz w:val="32"/>
          <w:szCs w:val="32"/>
          <w:u w:val="single"/>
        </w:rPr>
      </w:pPr>
      <w:r w:rsidDel="00000000" w:rsidR="00000000" w:rsidRPr="00000000">
        <w:rPr>
          <w:b w:val="1"/>
          <w:bCs w:val="1"/>
          <w:sz w:val="32"/>
          <w:szCs w:val="32"/>
          <w:u w:val="single"/>
          <w:rtl w:val="0"/>
        </w:rPr>
        <w:t xml:space="preserve">Student Dashboard </w:t>
      </w:r>
    </w:p>
    <w:p w:rsidR="00000000" w:rsidDel="00000000" w:rsidP="00000000" w:rsidRDefault="00000000" w:rsidRPr="00000000" w14:paraId="000003C1">
      <w:pPr>
        <w:numPr>
          <w:ilvl w:val="0"/>
          <w:numId w:val="47"/>
        </w:numPr>
        <w:ind w:left="720" w:hanging="360"/>
        <w:rPr>
          <w:u w:val="none"/>
        </w:rPr>
      </w:pPr>
      <w:r w:rsidDel="00000000" w:rsidR="00000000" w:rsidRPr="00000000">
        <w:rPr>
          <w:rtl w:val="0"/>
        </w:rPr>
        <w:t xml:space="preserve">Bio info of their Teacher/coach/instructor</w:t>
      </w:r>
    </w:p>
    <w:p w:rsidR="00000000" w:rsidDel="00000000" w:rsidP="00000000" w:rsidRDefault="00000000" w:rsidRPr="00000000" w14:paraId="000003C2">
      <w:pPr>
        <w:numPr>
          <w:ilvl w:val="0"/>
          <w:numId w:val="47"/>
        </w:numPr>
        <w:ind w:left="720" w:hanging="360"/>
        <w:rPr>
          <w:u w:val="none"/>
        </w:rPr>
      </w:pPr>
      <w:r w:rsidDel="00000000" w:rsidR="00000000" w:rsidRPr="00000000">
        <w:rPr>
          <w:rtl w:val="0"/>
        </w:rPr>
        <w:t xml:space="preserve">Classes they enrolled in </w:t>
      </w:r>
    </w:p>
    <w:p w:rsidR="00000000" w:rsidDel="00000000" w:rsidP="00000000" w:rsidRDefault="00000000" w:rsidRPr="00000000" w14:paraId="000003C3">
      <w:pPr>
        <w:numPr>
          <w:ilvl w:val="0"/>
          <w:numId w:val="47"/>
        </w:numPr>
        <w:ind w:left="720" w:hanging="360"/>
        <w:rPr>
          <w:u w:val="none"/>
        </w:rPr>
      </w:pPr>
      <w:r w:rsidDel="00000000" w:rsidR="00000000" w:rsidRPr="00000000">
        <w:rPr>
          <w:rtl w:val="0"/>
        </w:rPr>
        <w:t xml:space="preserve">Courses they bought </w:t>
      </w:r>
    </w:p>
    <w:p w:rsidR="00000000" w:rsidDel="00000000" w:rsidP="00000000" w:rsidRDefault="00000000" w:rsidRPr="00000000" w14:paraId="000003C4">
      <w:pPr>
        <w:numPr>
          <w:ilvl w:val="0"/>
          <w:numId w:val="47"/>
        </w:numPr>
        <w:ind w:left="720" w:hanging="360"/>
        <w:rPr>
          <w:highlight w:val="yellow"/>
        </w:rPr>
      </w:pPr>
      <w:r w:rsidDel="00000000" w:rsidR="00000000" w:rsidRPr="00000000">
        <w:rPr>
          <w:highlight w:val="yellow"/>
          <w:rtl w:val="0"/>
        </w:rPr>
        <w:t xml:space="preserve">Teacher calendar and rescheduling option </w:t>
      </w:r>
    </w:p>
    <w:p w:rsidR="00000000" w:rsidDel="00000000" w:rsidP="00000000" w:rsidRDefault="00000000" w:rsidRPr="00000000" w14:paraId="000003C5">
      <w:pPr>
        <w:numPr>
          <w:ilvl w:val="0"/>
          <w:numId w:val="47"/>
        </w:numPr>
        <w:ind w:left="720" w:hanging="360"/>
        <w:rPr>
          <w:u w:val="none"/>
        </w:rPr>
      </w:pPr>
      <w:r w:rsidDel="00000000" w:rsidR="00000000" w:rsidRPr="00000000">
        <w:rPr>
          <w:highlight w:val="yellow"/>
          <w:rtl w:val="0"/>
        </w:rPr>
        <w:t xml:space="preserve">Put it on the top of the calendars: Rescheduling policy</w:t>
      </w:r>
      <w:r w:rsidDel="00000000" w:rsidR="00000000" w:rsidRPr="00000000">
        <w:rPr>
          <w:rtl w:val="0"/>
        </w:rPr>
        <w:t xml:space="preserve"> Notice on the website:</w:t>
      </w:r>
      <w:commentRangeStart w:id="25"/>
      <w:r w:rsidDel="00000000" w:rsidR="00000000" w:rsidRPr="00000000">
        <w:rPr>
          <w:b w:val="1"/>
          <w:bCs w:val="1"/>
          <w:rtl w:val="0"/>
        </w:rPr>
        <w:t xml:space="preserve"> </w:t>
      </w:r>
      <w:r w:rsidDel="00000000" w:rsidR="00000000" w:rsidRPr="00000000">
        <w:rPr>
          <w:b w:val="1"/>
          <w:bCs w:val="1"/>
          <w:highlight w:val="yellow"/>
          <w:rtl w:val="0"/>
        </w:rPr>
        <w:t xml:space="preserve">Sessions may only be rescheduled if 24 or more hours remain before the scheduled start time. Kindly ensure any rescheduling is done at least 24 hours in advance.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3C6">
      <w:pPr>
        <w:ind w:left="720" w:firstLine="0"/>
        <w:rPr/>
      </w:pPr>
      <w:r w:rsidDel="00000000" w:rsidR="00000000" w:rsidRPr="00000000">
        <w:rPr>
          <w:rtl w:val="0"/>
        </w:rPr>
      </w:r>
    </w:p>
    <w:p w:rsidR="00000000" w:rsidDel="00000000" w:rsidP="00000000" w:rsidRDefault="00000000" w:rsidRPr="00000000" w14:paraId="000003C7">
      <w:pPr>
        <w:numPr>
          <w:ilvl w:val="0"/>
          <w:numId w:val="47"/>
        </w:numPr>
        <w:ind w:left="720" w:hanging="360"/>
        <w:rPr>
          <w:u w:val="none"/>
        </w:rPr>
      </w:pPr>
      <w:r w:rsidDel="00000000" w:rsidR="00000000" w:rsidRPr="00000000">
        <w:rPr>
          <w:highlight w:val="yellow"/>
          <w:rtl w:val="0"/>
        </w:rPr>
        <w:t xml:space="preserve">Teacher Notes</w:t>
      </w:r>
      <w:r w:rsidDel="00000000" w:rsidR="00000000" w:rsidRPr="00000000">
        <w:rPr>
          <w:b w:val="1"/>
          <w:bCs w:val="1"/>
          <w:highlight w:val="yellow"/>
          <w:u w:val="single"/>
          <w:rtl w:val="0"/>
        </w:rPr>
        <w:t xml:space="preserve">Thank you for reaching out! Our Help &amp; Support team is on it and will get back to you within one business day.</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jc w:val="center"/>
        <w:rPr>
          <w:b w:val="1"/>
          <w:bCs w:val="1"/>
          <w:sz w:val="30"/>
          <w:szCs w:val="30"/>
          <w:u w:val="single"/>
        </w:rPr>
      </w:pPr>
      <w:r w:rsidDel="00000000" w:rsidR="00000000" w:rsidRPr="00000000">
        <w:rPr>
          <w:b w:val="1"/>
          <w:bCs w:val="1"/>
          <w:sz w:val="30"/>
          <w:szCs w:val="30"/>
          <w:u w:val="single"/>
          <w:rtl w:val="0"/>
        </w:rPr>
        <w:t xml:space="preserve">Key Dashboard Buttons and Features: </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Classes Enrolled:</w:t>
      </w:r>
      <w:r w:rsidDel="00000000" w:rsidR="00000000" w:rsidRPr="00000000">
        <w:rPr>
          <w:rtl w:val="0"/>
        </w:rPr>
        <w:t xml:space="preserve"> Show a list of all ongoing and past classes the student has enrolled in with the teacher's name. </w:t>
      </w:r>
    </w:p>
    <w:p w:rsidR="00000000" w:rsidDel="00000000" w:rsidP="00000000" w:rsidRDefault="00000000" w:rsidRPr="00000000" w14:paraId="000003CD">
      <w:pPr>
        <w:rPr/>
      </w:pPr>
      <w:r w:rsidDel="00000000" w:rsidR="00000000" w:rsidRPr="00000000">
        <w:rPr>
          <w:b w:val="1"/>
          <w:bCs w:val="1"/>
          <w:rtl w:val="0"/>
        </w:rPr>
        <w:t xml:space="preserve">Courses Purchased: </w:t>
      </w:r>
      <w:r w:rsidDel="00000000" w:rsidR="00000000" w:rsidRPr="00000000">
        <w:rPr>
          <w:rtl w:val="0"/>
        </w:rPr>
        <w:t xml:space="preserve">Display any pre-recorded courses or tutorials the student has purchased.</w:t>
      </w:r>
    </w:p>
    <w:p w:rsidR="00000000" w:rsidDel="00000000" w:rsidP="00000000" w:rsidRDefault="00000000" w:rsidRPr="00000000" w14:paraId="000003CE">
      <w:pPr>
        <w:rPr/>
      </w:pPr>
      <w:r w:rsidDel="00000000" w:rsidR="00000000" w:rsidRPr="00000000">
        <w:rPr>
          <w:rtl w:val="0"/>
        </w:rPr>
        <w:t xml:space="preserve">Provide access to the course link.</w:t>
      </w:r>
    </w:p>
    <w:p w:rsidR="00000000" w:rsidDel="00000000" w:rsidP="00000000" w:rsidRDefault="00000000" w:rsidRPr="00000000" w14:paraId="000003CF">
      <w:pPr>
        <w:rPr/>
      </w:pPr>
      <w:r w:rsidDel="00000000" w:rsidR="00000000" w:rsidRPr="00000000">
        <w:rPr>
          <w:b w:val="1"/>
          <w:bCs w:val="1"/>
          <w:rtl w:val="0"/>
        </w:rPr>
        <w:t xml:space="preserve">Calendar + Payment: </w:t>
      </w:r>
      <w:r w:rsidDel="00000000" w:rsidR="00000000" w:rsidRPr="00000000">
        <w:rPr>
          <w:rtl w:val="0"/>
        </w:rPr>
        <w:t xml:space="preserve">Show a calendar view with scheduled classes. Allow students to schedule or reschedule classes by clicking on available time slots. Include a color-coded system to differentiate between scheduled, rescheduled, and completed classes.</w:t>
      </w:r>
    </w:p>
    <w:p w:rsidR="00000000" w:rsidDel="00000000" w:rsidP="00000000" w:rsidRDefault="00000000" w:rsidRPr="00000000" w14:paraId="000003D0">
      <w:pPr>
        <w:rPr/>
      </w:pPr>
      <w:r w:rsidDel="00000000" w:rsidR="00000000" w:rsidRPr="00000000">
        <w:rPr>
          <w:b w:val="1"/>
          <w:bCs w:val="1"/>
          <w:rtl w:val="0"/>
        </w:rPr>
        <w:t xml:space="preserve">Email Your Mentor:</w:t>
      </w:r>
      <w:r w:rsidDel="00000000" w:rsidR="00000000" w:rsidRPr="00000000">
        <w:rPr>
          <w:rtl w:val="0"/>
        </w:rPr>
        <w:t xml:space="preserve"> A button that opens a default email client (e.g., Google or Outlook) to compose a new email to the assigned teacher's email address. For convenience, the email subject line can be pre-filled with the course name.</w:t>
      </w:r>
    </w:p>
    <w:p w:rsidR="00000000" w:rsidDel="00000000" w:rsidP="00000000" w:rsidRDefault="00000000" w:rsidRPr="00000000" w14:paraId="000003D1">
      <w:pPr>
        <w:rPr/>
      </w:pPr>
      <w:r w:rsidDel="00000000" w:rsidR="00000000" w:rsidRPr="00000000">
        <w:rPr>
          <w:b w:val="1"/>
          <w:bCs w:val="1"/>
          <w:rtl w:val="0"/>
        </w:rPr>
        <w:t xml:space="preserve">Notes from the Mentor(s):</w:t>
      </w:r>
      <w:r w:rsidDel="00000000" w:rsidR="00000000" w:rsidRPr="00000000">
        <w:rPr>
          <w:rtl w:val="0"/>
        </w:rPr>
        <w:t xml:space="preserve"> Display any notes or feedback provided by the teacher for each class and each Mentor</w:t>
      </w:r>
    </w:p>
    <w:p w:rsidR="00000000" w:rsidDel="00000000" w:rsidP="00000000" w:rsidRDefault="00000000" w:rsidRPr="00000000" w14:paraId="000003D2">
      <w:pPr>
        <w:rPr>
          <w:highlight w:val="yellow"/>
        </w:rPr>
      </w:pPr>
      <w:r w:rsidDel="00000000" w:rsidR="00000000" w:rsidRPr="00000000">
        <w:rPr>
          <w:b w:val="1"/>
          <w:bCs w:val="1"/>
          <w:highlight w:val="yellow"/>
          <w:rtl w:val="0"/>
        </w:rPr>
        <w:t xml:space="preserve">Upcoming Notifications Panel:</w:t>
      </w:r>
      <w:r w:rsidDel="00000000" w:rsidR="00000000" w:rsidRPr="00000000">
        <w:rPr>
          <w:highlight w:val="yellow"/>
          <w:rtl w:val="0"/>
        </w:rPr>
        <w:t xml:space="preserve"> Display a small section for notifications about upcoming classes.</w:t>
      </w:r>
    </w:p>
    <w:p w:rsidR="00000000" w:rsidDel="00000000" w:rsidP="00000000" w:rsidRDefault="00000000" w:rsidRPr="00000000" w14:paraId="000003D3">
      <w:pPr>
        <w:rPr>
          <w:highlight w:val="yellow"/>
        </w:rPr>
      </w:pPr>
      <w:r w:rsidDel="00000000" w:rsidR="00000000" w:rsidRPr="00000000">
        <w:rPr>
          <w:b w:val="1"/>
          <w:bCs w:val="1"/>
          <w:highlight w:val="yellow"/>
          <w:rtl w:val="0"/>
        </w:rPr>
        <w:t xml:space="preserve">Support Button:</w:t>
      </w:r>
      <w:r w:rsidDel="00000000" w:rsidR="00000000" w:rsidRPr="00000000">
        <w:rPr>
          <w:highlight w:val="yellow"/>
          <w:rtl w:val="0"/>
        </w:rPr>
        <w:t xml:space="preserve"> A quick link to contact customer support for any issues or queries related to the platform.</w:t>
      </w:r>
    </w:p>
    <w:p w:rsidR="00000000" w:rsidDel="00000000" w:rsidP="00000000" w:rsidRDefault="00000000" w:rsidRPr="00000000" w14:paraId="000003D4">
      <w:pPr>
        <w:rPr/>
      </w:pPr>
      <w:r w:rsidDel="00000000" w:rsidR="00000000" w:rsidRPr="00000000">
        <w:rPr>
          <w:b w:val="1"/>
          <w:bCs w:val="1"/>
          <w:rtl w:val="0"/>
        </w:rPr>
        <w:t xml:space="preserve">Mobile-Friendly Design: </w:t>
      </w:r>
      <w:r w:rsidDel="00000000" w:rsidR="00000000" w:rsidRPr="00000000">
        <w:rPr>
          <w:rtl w:val="0"/>
        </w:rPr>
        <w:t xml:space="preserve">Ensure the dashboard is responsive and works seamlessly on mobile devices, with all key features easily accessible.</w:t>
      </w:r>
    </w:p>
    <w:p w:rsidR="00000000" w:rsidDel="00000000" w:rsidP="00000000" w:rsidRDefault="00000000" w:rsidRPr="00000000" w14:paraId="000003D5">
      <w:pPr>
        <w:rPr/>
      </w:pPr>
      <w:r w:rsidDel="00000000" w:rsidR="00000000" w:rsidRPr="00000000">
        <w:rPr>
          <w:b w:val="1"/>
          <w:bCs w:val="1"/>
          <w:rtl w:val="0"/>
        </w:rPr>
        <w:t xml:space="preserve">My Mentors:</w:t>
      </w:r>
      <w:r w:rsidDel="00000000" w:rsidR="00000000" w:rsidRPr="00000000">
        <w:rPr>
          <w:rtl w:val="0"/>
        </w:rPr>
        <w:t xml:space="preserve"> Display all selected mentors, and put a button to </w:t>
      </w:r>
      <w:r w:rsidDel="00000000" w:rsidR="00000000" w:rsidRPr="00000000">
        <w:rPr>
          <w:b w:val="1"/>
          <w:bCs w:val="1"/>
          <w:rtl w:val="0"/>
        </w:rPr>
        <w:t xml:space="preserve">cancel paymen</w:t>
      </w:r>
      <w:r w:rsidDel="00000000" w:rsidR="00000000" w:rsidRPr="00000000">
        <w:rPr>
          <w:rtl w:val="0"/>
        </w:rPr>
        <w:t xml:space="preserve">t for the mentor for the upcoming session(s). </w:t>
      </w:r>
    </w:p>
    <w:p w:rsidR="00000000" w:rsidDel="00000000" w:rsidP="00000000" w:rsidRDefault="00000000" w:rsidRPr="00000000" w14:paraId="000003D6">
      <w:pPr>
        <w:rPr/>
      </w:pPr>
      <w:commentRangeStart w:id="26"/>
      <w:r w:rsidDel="00000000" w:rsidR="00000000" w:rsidRPr="00000000">
        <w:rPr>
          <w:b w:val="1"/>
          <w:bCs w:val="1"/>
          <w:rtl w:val="0"/>
        </w:rPr>
        <w:t xml:space="preserve">Booking Window</w:t>
      </w:r>
      <w:r w:rsidDel="00000000" w:rsidR="00000000" w:rsidRPr="00000000">
        <w:rPr>
          <w:rtl w:val="0"/>
        </w:rPr>
        <w:t xml:space="preserve">: When they select the mentor and select their session frequency (once, twice, thrice week) Show the total payment as weekly payment. </w:t>
      </w:r>
    </w:p>
    <w:p w:rsidR="00000000" w:rsidDel="00000000" w:rsidP="00000000" w:rsidRDefault="00000000" w:rsidRPr="00000000" w14:paraId="000003D7">
      <w:pPr>
        <w:rPr>
          <w:highlight w:val="yellow"/>
          <w:u w:val="single"/>
        </w:rPr>
      </w:pPr>
      <w:r w:rsidDel="00000000" w:rsidR="00000000" w:rsidRPr="00000000">
        <w:rPr>
          <w:highlight w:val="yellow"/>
          <w:u w:val="single"/>
          <w:rtl w:val="0"/>
        </w:rPr>
        <w:t xml:space="preserve">Add Note: You will be charged </w:t>
      </w:r>
      <w:r w:rsidDel="00000000" w:rsidR="00000000" w:rsidRPr="00000000">
        <w:rPr>
          <w:b w:val="1"/>
          <w:bCs w:val="1"/>
          <w:highlight w:val="yellow"/>
          <w:u w:val="single"/>
          <w:rtl w:val="0"/>
        </w:rPr>
        <w:t xml:space="preserve">weekly</w:t>
      </w:r>
      <w:r w:rsidDel="00000000" w:rsidR="00000000" w:rsidRPr="00000000">
        <w:rPr>
          <w:highlight w:val="yellow"/>
          <w:u w:val="single"/>
          <w:rtl w:val="0"/>
        </w:rPr>
        <w:t xml:space="preserve"> based on your selected time slots. You can cancel your weekly payments anytime before the next billing cycle.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tl w:val="0"/>
        </w:rPr>
        <w:t xml:space="preserve">Stop Upcoming Payment button: </w:t>
      </w:r>
      <w:r w:rsidDel="00000000" w:rsidR="00000000" w:rsidRPr="00000000">
        <w:rPr>
          <w:rtl w:val="0"/>
        </w:rPr>
      </w:r>
    </w:p>
    <w:p w:rsidR="00000000" w:rsidDel="00000000" w:rsidP="00000000" w:rsidRDefault="00000000" w:rsidRPr="00000000" w14:paraId="000003DA">
      <w:pPr>
        <w:rPr>
          <w:u w:val="single"/>
        </w:rPr>
      </w:pPr>
      <w:r w:rsidDel="00000000" w:rsidR="00000000" w:rsidRPr="00000000">
        <w:rPr>
          <w:highlight w:val="yellow"/>
          <w:u w:val="single"/>
          <w:rtl w:val="0"/>
        </w:rPr>
        <w:t xml:space="preserve">Add Note: To avoid being charged for the next week, please stop </w:t>
      </w:r>
      <w:r w:rsidDel="00000000" w:rsidR="00000000" w:rsidRPr="00000000">
        <w:rPr>
          <w:b w:val="1"/>
          <w:bCs w:val="1"/>
          <w:highlight w:val="yellow"/>
          <w:u w:val="single"/>
          <w:rtl w:val="0"/>
        </w:rPr>
        <w:t xml:space="preserve">before your next billing date</w:t>
      </w:r>
      <w:r w:rsidDel="00000000" w:rsidR="00000000" w:rsidRPr="00000000">
        <w:rPr>
          <w:u w:val="single"/>
          <w:rtl w:val="0"/>
        </w:rPr>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b w:val="1"/>
          <w:bCs w:val="1"/>
          <w:rtl w:val="0"/>
        </w:rPr>
        <w:t xml:space="preserve">Rescheduling Policy:</w:t>
      </w:r>
    </w:p>
    <w:p w:rsidR="00000000" w:rsidDel="00000000" w:rsidP="00000000" w:rsidRDefault="00000000" w:rsidRPr="00000000" w14:paraId="000003DE">
      <w:pPr>
        <w:rPr/>
      </w:pPr>
      <w:r w:rsidDel="00000000" w:rsidR="00000000" w:rsidRPr="00000000">
        <w:rPr>
          <w:rtl w:val="0"/>
        </w:rPr>
        <w:t xml:space="preserve">Sessions can only be rescheduled </w:t>
      </w:r>
      <w:r w:rsidDel="00000000" w:rsidR="00000000" w:rsidRPr="00000000">
        <w:rPr>
          <w:b w:val="1"/>
          <w:bCs w:val="1"/>
          <w:rtl w:val="0"/>
        </w:rPr>
        <w:t xml:space="preserve">24 hours or more in advance</w:t>
      </w:r>
      <w:r w:rsidDel="00000000" w:rsidR="00000000" w:rsidRPr="00000000">
        <w:rPr>
          <w:rtl w:val="0"/>
        </w:rPr>
        <w:t xml:space="preserve">. Rescheduling must be coordinated </w:t>
      </w:r>
      <w:r w:rsidDel="00000000" w:rsidR="00000000" w:rsidRPr="00000000">
        <w:rPr>
          <w:b w:val="1"/>
          <w:bCs w:val="1"/>
          <w:rtl w:val="0"/>
        </w:rPr>
        <w:t xml:space="preserve">directly with your mentor</w:t>
      </w:r>
      <w:r w:rsidDel="00000000" w:rsidR="00000000" w:rsidRPr="00000000">
        <w:rPr>
          <w:rtl w:val="0"/>
        </w:rPr>
        <w:t xml:space="preserve"> based on their available time slots. </w:t>
      </w:r>
      <w:r w:rsidDel="00000000" w:rsidR="00000000" w:rsidRPr="00000000">
        <w:rPr>
          <w:b w:val="1"/>
          <w:bCs w:val="1"/>
          <w:rtl w:val="0"/>
        </w:rPr>
        <w:t xml:space="preserve">EmpowerED Learnings does not facilitate or mediate rescheduling — it is solely between the student and the mentor.</w:t>
      </w:r>
      <w:r w:rsidDel="00000000" w:rsidR="00000000" w:rsidRPr="00000000">
        <w:rPr>
          <w:rtl w:val="0"/>
        </w:rPr>
      </w:r>
    </w:p>
    <w:p w:rsidR="00000000" w:rsidDel="00000000" w:rsidP="00000000" w:rsidRDefault="00000000" w:rsidRPr="00000000" w14:paraId="000003DF">
      <w:pPr>
        <w:rPr/>
      </w:pP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E0">
      <w:pPr>
        <w:jc w:val="center"/>
        <w:rPr>
          <w:b w:val="1"/>
          <w:bCs w:val="1"/>
          <w:sz w:val="32"/>
          <w:szCs w:val="32"/>
          <w:highlight w:val="yellow"/>
          <w:u w:val="single"/>
        </w:rPr>
      </w:pPr>
      <w:r w:rsidDel="00000000" w:rsidR="00000000" w:rsidRPr="00000000">
        <w:rPr>
          <w:rtl w:val="0"/>
        </w:rPr>
      </w:r>
    </w:p>
    <w:p w:rsidR="00000000" w:rsidDel="00000000" w:rsidP="00000000" w:rsidRDefault="00000000" w:rsidRPr="00000000" w14:paraId="000003E1">
      <w:pPr>
        <w:jc w:val="center"/>
        <w:rPr>
          <w:b w:val="1"/>
          <w:bCs w:val="1"/>
          <w:sz w:val="32"/>
          <w:szCs w:val="32"/>
          <w:highlight w:val="yellow"/>
          <w:u w:val="single"/>
        </w:rPr>
      </w:pPr>
      <w:r w:rsidDel="00000000" w:rsidR="00000000" w:rsidRPr="00000000">
        <w:rPr>
          <w:rtl w:val="0"/>
        </w:rPr>
      </w:r>
    </w:p>
    <w:p w:rsidR="00000000" w:rsidDel="00000000" w:rsidP="00000000" w:rsidRDefault="00000000" w:rsidRPr="00000000" w14:paraId="000003E2">
      <w:pPr>
        <w:jc w:val="center"/>
        <w:rPr>
          <w:b w:val="1"/>
          <w:bCs w:val="1"/>
          <w:sz w:val="32"/>
          <w:szCs w:val="32"/>
          <w:highlight w:val="yellow"/>
          <w:u w:val="single"/>
        </w:rPr>
      </w:pPr>
      <w:r w:rsidDel="00000000" w:rsidR="00000000" w:rsidRPr="00000000">
        <w:rPr>
          <w:rtl w:val="0"/>
        </w:rPr>
      </w:r>
    </w:p>
    <w:p w:rsidR="00000000" w:rsidDel="00000000" w:rsidP="00000000" w:rsidRDefault="00000000" w:rsidRPr="00000000" w14:paraId="000003E3">
      <w:pPr>
        <w:jc w:val="center"/>
        <w:rPr>
          <w:b w:val="1"/>
          <w:bCs w:val="1"/>
          <w:sz w:val="32"/>
          <w:szCs w:val="32"/>
          <w:highlight w:val="yellow"/>
          <w:u w:val="single"/>
        </w:rPr>
      </w:pPr>
      <w:r w:rsidDel="00000000" w:rsidR="00000000" w:rsidRPr="00000000">
        <w:rPr>
          <w:rtl w:val="0"/>
        </w:rPr>
      </w:r>
    </w:p>
    <w:p w:rsidR="00000000" w:rsidDel="00000000" w:rsidP="00000000" w:rsidRDefault="00000000" w:rsidRPr="00000000" w14:paraId="000003E4">
      <w:pPr>
        <w:jc w:val="center"/>
        <w:rPr>
          <w:b w:val="1"/>
          <w:bCs w:val="1"/>
          <w:sz w:val="32"/>
          <w:szCs w:val="32"/>
          <w:highlight w:val="yellow"/>
          <w:u w:val="single"/>
        </w:rPr>
      </w:pPr>
      <w:r w:rsidDel="00000000" w:rsidR="00000000" w:rsidRPr="00000000">
        <w:rPr>
          <w:b w:val="1"/>
          <w:bCs w:val="1"/>
          <w:sz w:val="32"/>
          <w:szCs w:val="32"/>
          <w:highlight w:val="yellow"/>
          <w:u w:val="single"/>
          <w:rtl w:val="0"/>
        </w:rPr>
        <w:t xml:space="preserve">Privacy Policy for Students</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1. Information We Collect:</w:t>
      </w:r>
    </w:p>
    <w:p w:rsidR="00000000" w:rsidDel="00000000" w:rsidP="00000000" w:rsidRDefault="00000000" w:rsidRPr="00000000" w14:paraId="000003E9">
      <w:pPr>
        <w:rPr/>
      </w:pPr>
      <w:r w:rsidDel="00000000" w:rsidR="00000000" w:rsidRPr="00000000">
        <w:rPr>
          <w:b w:val="1"/>
          <w:bCs w:val="1"/>
          <w:rtl w:val="0"/>
        </w:rPr>
        <w:t xml:space="preserve">Personal Information:</w:t>
      </w:r>
      <w:r w:rsidDel="00000000" w:rsidR="00000000" w:rsidRPr="00000000">
        <w:rPr>
          <w:rtl w:val="0"/>
        </w:rPr>
        <w:t xml:space="preserve"> We collect information such as your name, email address, and any other information you provide during sign-up.</w:t>
      </w:r>
    </w:p>
    <w:p w:rsidR="00000000" w:rsidDel="00000000" w:rsidP="00000000" w:rsidRDefault="00000000" w:rsidRPr="00000000" w14:paraId="000003EA">
      <w:pPr>
        <w:rPr/>
      </w:pPr>
      <w:r w:rsidDel="00000000" w:rsidR="00000000" w:rsidRPr="00000000">
        <w:rPr>
          <w:b w:val="1"/>
          <w:bCs w:val="1"/>
          <w:rtl w:val="0"/>
        </w:rPr>
        <w:t xml:space="preserve">Learning Preferences:</w:t>
      </w:r>
      <w:r w:rsidDel="00000000" w:rsidR="00000000" w:rsidRPr="00000000">
        <w:rPr>
          <w:rtl w:val="0"/>
        </w:rPr>
        <w:t xml:space="preserve"> Details about your learning preferences, subject interests, and schedule are collected to help match you with suitable mentors.</w:t>
      </w:r>
    </w:p>
    <w:p w:rsidR="00000000" w:rsidDel="00000000" w:rsidP="00000000" w:rsidRDefault="00000000" w:rsidRPr="00000000" w14:paraId="000003EB">
      <w:pPr>
        <w:rPr/>
      </w:pPr>
      <w:r w:rsidDel="00000000" w:rsidR="00000000" w:rsidRPr="00000000">
        <w:rPr>
          <w:b w:val="1"/>
          <w:bCs w:val="1"/>
          <w:rtl w:val="0"/>
        </w:rPr>
        <w:t xml:space="preserve">Payment Information: </w:t>
      </w:r>
      <w:r w:rsidDel="00000000" w:rsidR="00000000" w:rsidRPr="00000000">
        <w:rPr>
          <w:rtl w:val="0"/>
        </w:rPr>
        <w:t xml:space="preserve">Payments are processed securely via Stripe. EmpowerEd Learnings does not store your payment details on our servers.</w:t>
      </w:r>
    </w:p>
    <w:p w:rsidR="00000000" w:rsidDel="00000000" w:rsidP="00000000" w:rsidRDefault="00000000" w:rsidRPr="00000000" w14:paraId="000003EC">
      <w:pPr>
        <w:rPr/>
      </w:pPr>
      <w:r w:rsidDel="00000000" w:rsidR="00000000" w:rsidRPr="00000000">
        <w:rPr>
          <w:b w:val="1"/>
          <w:bCs w:val="1"/>
          <w:rtl w:val="0"/>
        </w:rPr>
        <w:t xml:space="preserve">Usage Data:</w:t>
      </w:r>
      <w:r w:rsidDel="00000000" w:rsidR="00000000" w:rsidRPr="00000000">
        <w:rPr>
          <w:rtl w:val="0"/>
        </w:rPr>
        <w:t xml:space="preserve"> We track data such as course progress, session attendance, and platform interactions for quality improvement and personalized learning.</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2. Sharing Your Information:</w:t>
      </w:r>
    </w:p>
    <w:p w:rsidR="00000000" w:rsidDel="00000000" w:rsidP="00000000" w:rsidRDefault="00000000" w:rsidRPr="00000000" w14:paraId="000003EF">
      <w:pPr>
        <w:rPr/>
      </w:pPr>
      <w:r w:rsidDel="00000000" w:rsidR="00000000" w:rsidRPr="00000000">
        <w:rPr>
          <w:b w:val="1"/>
          <w:bCs w:val="1"/>
          <w:rtl w:val="0"/>
        </w:rPr>
        <w:t xml:space="preserve">With Tutors/Coaches:</w:t>
      </w:r>
      <w:r w:rsidDel="00000000" w:rsidR="00000000" w:rsidRPr="00000000">
        <w:rPr>
          <w:rtl w:val="0"/>
        </w:rPr>
        <w:t xml:space="preserve"> Your relevant information, such as name, learning preferences, and schedule, is shared with your selected mentor to facilitate the learning process.</w:t>
      </w:r>
    </w:p>
    <w:p w:rsidR="00000000" w:rsidDel="00000000" w:rsidP="00000000" w:rsidRDefault="00000000" w:rsidRPr="00000000" w14:paraId="000003F0">
      <w:pPr>
        <w:rPr/>
      </w:pPr>
      <w:r w:rsidDel="00000000" w:rsidR="00000000" w:rsidRPr="00000000">
        <w:rPr>
          <w:b w:val="1"/>
          <w:bCs w:val="1"/>
          <w:rtl w:val="0"/>
        </w:rPr>
        <w:t xml:space="preserve">Legal Compliance:</w:t>
      </w:r>
      <w:r w:rsidDel="00000000" w:rsidR="00000000" w:rsidRPr="00000000">
        <w:rPr>
          <w:rtl w:val="0"/>
        </w:rPr>
        <w:t xml:space="preserve"> We may disclose your information if required by law or to protect the safety of the platform.</w:t>
      </w:r>
    </w:p>
    <w:p w:rsidR="00000000" w:rsidDel="00000000" w:rsidP="00000000" w:rsidRDefault="00000000" w:rsidRPr="00000000" w14:paraId="000003F1">
      <w:pPr>
        <w:rPr/>
      </w:pPr>
      <w:r w:rsidDel="00000000" w:rsidR="00000000" w:rsidRPr="00000000">
        <w:rPr>
          <w:b w:val="1"/>
          <w:bCs w:val="1"/>
          <w:rtl w:val="0"/>
        </w:rPr>
        <w:t xml:space="preserve">No Selling of Data:</w:t>
      </w:r>
      <w:r w:rsidDel="00000000" w:rsidR="00000000" w:rsidRPr="00000000">
        <w:rPr>
          <w:rtl w:val="0"/>
        </w:rPr>
        <w:t xml:space="preserve"> EmpowerEd Learnings does not sell or disclose your personal information to third parties for marketing purposes.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bCs w:val="1"/>
        </w:rPr>
      </w:pPr>
      <w:r w:rsidDel="00000000" w:rsidR="00000000" w:rsidRPr="00000000">
        <w:rPr>
          <w:b w:val="1"/>
          <w:bCs w:val="1"/>
          <w:rtl w:val="0"/>
        </w:rPr>
        <w:t xml:space="preserve">3. Data Retention:</w:t>
      </w:r>
    </w:p>
    <w:p w:rsidR="00000000" w:rsidDel="00000000" w:rsidP="00000000" w:rsidRDefault="00000000" w:rsidRPr="00000000" w14:paraId="000003F4">
      <w:pPr>
        <w:numPr>
          <w:ilvl w:val="0"/>
          <w:numId w:val="58"/>
        </w:numPr>
        <w:ind w:left="720" w:hanging="360"/>
        <w:rPr>
          <w:u w:val="none"/>
        </w:rPr>
      </w:pPr>
      <w:r w:rsidDel="00000000" w:rsidR="00000000" w:rsidRPr="00000000">
        <w:rPr>
          <w:rtl w:val="0"/>
        </w:rPr>
        <w:t xml:space="preserve">Student data is retained as long as the account is active or needed for legal and compliance purposes.</w:t>
      </w:r>
    </w:p>
    <w:p w:rsidR="00000000" w:rsidDel="00000000" w:rsidP="00000000" w:rsidRDefault="00000000" w:rsidRPr="00000000" w14:paraId="000003F5">
      <w:pPr>
        <w:numPr>
          <w:ilvl w:val="0"/>
          <w:numId w:val="58"/>
        </w:numPr>
        <w:ind w:left="720" w:hanging="360"/>
        <w:rPr>
          <w:u w:val="none"/>
        </w:rPr>
      </w:pPr>
      <w:r w:rsidDel="00000000" w:rsidR="00000000" w:rsidRPr="00000000">
        <w:rPr>
          <w:rtl w:val="0"/>
        </w:rPr>
        <w:t xml:space="preserve">You can request data deletion by contacting our support team, subject to legal requirements.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rtl w:val="0"/>
        </w:rPr>
        <w:t xml:space="preserve">General Privacy Practices</w:t>
      </w:r>
    </w:p>
    <w:p w:rsidR="00000000" w:rsidDel="00000000" w:rsidP="00000000" w:rsidRDefault="00000000" w:rsidRPr="00000000" w14:paraId="000003F8">
      <w:pPr>
        <w:rPr>
          <w:b w:val="1"/>
          <w:bCs w:val="1"/>
        </w:rPr>
      </w:pPr>
      <w:r w:rsidDel="00000000" w:rsidR="00000000" w:rsidRPr="00000000">
        <w:rPr>
          <w:b w:val="1"/>
          <w:bCs w:val="1"/>
          <w:rtl w:val="0"/>
        </w:rPr>
        <w:t xml:space="preserve">Cookies and Tracking:</w:t>
      </w:r>
    </w:p>
    <w:p w:rsidR="00000000" w:rsidDel="00000000" w:rsidP="00000000" w:rsidRDefault="00000000" w:rsidRPr="00000000" w14:paraId="000003F9">
      <w:pPr>
        <w:rPr/>
      </w:pPr>
      <w:r w:rsidDel="00000000" w:rsidR="00000000" w:rsidRPr="00000000">
        <w:rPr>
          <w:rtl w:val="0"/>
        </w:rPr>
        <w:t xml:space="preserve">We use cookies and other tracking technologies to enhance platform functionality and analyze user behavior. You may disable cookies in your browser settings, but this may affect certain features.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fmd8h0bw7fll" w:id="21"/>
      <w:bookmarkEnd w:id="21"/>
      <w:r w:rsidDel="00000000" w:rsidR="00000000" w:rsidRPr="00000000">
        <w:rPr>
          <w:b w:val="1"/>
          <w:bCs w:val="1"/>
          <w:color w:val="000000"/>
          <w:sz w:val="26"/>
          <w:szCs w:val="26"/>
          <w:rtl w:val="0"/>
        </w:rPr>
        <w:t xml:space="preserve">Content Flow Observations</w:t>
      </w:r>
    </w:p>
    <w:p w:rsidR="00000000" w:rsidDel="00000000" w:rsidP="00000000" w:rsidRDefault="00000000" w:rsidRPr="00000000" w14:paraId="000003FC">
      <w:pPr>
        <w:numPr>
          <w:ilvl w:val="0"/>
          <w:numId w:val="63"/>
        </w:numPr>
        <w:spacing w:after="0" w:afterAutospacing="0" w:before="240" w:lineRule="auto"/>
        <w:ind w:left="720" w:hanging="360"/>
      </w:pPr>
      <w:r w:rsidDel="00000000" w:rsidR="00000000" w:rsidRPr="00000000">
        <w:rPr>
          <w:rtl w:val="0"/>
        </w:rPr>
        <w:t xml:space="preserve">Menu flow seems logical:</w:t>
        <w:br w:type="textWrapping"/>
        <w:t xml:space="preserve"> </w:t>
      </w:r>
      <w:r w:rsidDel="00000000" w:rsidR="00000000" w:rsidRPr="00000000">
        <w:rPr>
          <w:rFonts w:ascii="Arial Unicode MS" w:cs="Arial Unicode MS" w:eastAsia="Arial Unicode MS" w:hAnsi="Arial Unicode MS"/>
          <w:b w:val="1"/>
          <w:bCs w:val="1"/>
          <w:rtl w:val="0"/>
        </w:rPr>
        <w:t xml:space="preserve">Find a Mentor → My Mentors → Notes from Mentor → My Courses → Buy a New Course → FAQs</w:t>
      </w:r>
      <w:r w:rsidDel="00000000" w:rsidR="00000000" w:rsidRPr="00000000">
        <w:rPr>
          <w:rtl w:val="0"/>
        </w:rPr>
        <w:t xml:space="preserve">.</w:t>
        <w:br w:type="textWrapping"/>
        <w:t xml:space="preserve"> However, right now “Buy new Course” and “Find a Mentor” are below “FAQs” in a separate block, which might imply they are less important — but they’re actually high-action features.</w:t>
        <w:br w:type="textWrapping"/>
        <w:t xml:space="preserve"> Consider grouping </w:t>
      </w:r>
      <w:r w:rsidDel="00000000" w:rsidR="00000000" w:rsidRPr="00000000">
        <w:rPr>
          <w:b w:val="1"/>
          <w:bCs w:val="1"/>
          <w:rtl w:val="0"/>
        </w:rPr>
        <w:t xml:space="preserve">all action items</w:t>
      </w:r>
      <w:r w:rsidDel="00000000" w:rsidR="00000000" w:rsidRPr="00000000">
        <w:rPr>
          <w:rtl w:val="0"/>
        </w:rPr>
        <w:t xml:space="preserve"> together at the top.</w:t>
        <w:br w:type="textWrapping"/>
      </w:r>
    </w:p>
    <w:p w:rsidR="00000000" w:rsidDel="00000000" w:rsidP="00000000" w:rsidRDefault="00000000" w:rsidRPr="00000000" w14:paraId="000003FD">
      <w:pPr>
        <w:numPr>
          <w:ilvl w:val="0"/>
          <w:numId w:val="63"/>
        </w:numPr>
        <w:spacing w:after="0" w:afterAutospacing="0" w:before="0" w:beforeAutospacing="0" w:lineRule="auto"/>
        <w:ind w:left="720" w:hanging="360"/>
      </w:pPr>
      <w:r w:rsidDel="00000000" w:rsidR="00000000" w:rsidRPr="00000000">
        <w:rPr>
          <w:rtl w:val="0"/>
        </w:rPr>
        <w:t xml:space="preserve">If “Mentor Notes” is important after each session, it could be nested under “My Mentors” for cleaner navigation.</w:t>
        <w:br w:type="textWrapping"/>
      </w:r>
    </w:p>
    <w:p w:rsidR="00000000" w:rsidDel="00000000" w:rsidP="00000000" w:rsidRDefault="00000000" w:rsidRPr="00000000" w14:paraId="000003FE">
      <w:pPr>
        <w:numPr>
          <w:ilvl w:val="0"/>
          <w:numId w:val="63"/>
        </w:numPr>
        <w:spacing w:after="240" w:before="0" w:beforeAutospacing="0" w:lineRule="auto"/>
        <w:ind w:left="720" w:hanging="360"/>
      </w:pPr>
      <w:r w:rsidDel="00000000" w:rsidR="00000000" w:rsidRPr="00000000">
        <w:rPr>
          <w:rtl w:val="0"/>
        </w:rPr>
        <w:t xml:space="preserve">You might want a </w:t>
      </w:r>
      <w:r w:rsidDel="00000000" w:rsidR="00000000" w:rsidRPr="00000000">
        <w:rPr>
          <w:b w:val="1"/>
          <w:bCs w:val="1"/>
          <w:rtl w:val="0"/>
        </w:rPr>
        <w:t xml:space="preserve">"Dashboard / Home"</w:t>
      </w:r>
      <w:r w:rsidDel="00000000" w:rsidR="00000000" w:rsidRPr="00000000">
        <w:rPr>
          <w:rtl w:val="0"/>
        </w:rPr>
        <w:t xml:space="preserve"> item so students can always jump back to this main panel after navigating deeper.</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lswxcpq8oqm7" w:id="22"/>
      <w:bookmarkEnd w:id="22"/>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2tbneo1h7wf7" w:id="23"/>
      <w:bookmarkEnd w:id="23"/>
      <w:r w:rsidDel="00000000" w:rsidR="00000000" w:rsidRPr="00000000">
        <w:rPr>
          <w:b w:val="1"/>
          <w:bCs w:val="1"/>
          <w:color w:val="000000"/>
          <w:sz w:val="26"/>
          <w:szCs w:val="26"/>
          <w:rtl w:val="0"/>
        </w:rPr>
        <w:t xml:space="preserve">Main Panel</w:t>
      </w:r>
    </w:p>
    <w:p w:rsidR="00000000" w:rsidDel="00000000" w:rsidP="00000000" w:rsidRDefault="00000000" w:rsidRPr="00000000" w14:paraId="00000404">
      <w:pPr>
        <w:numPr>
          <w:ilvl w:val="0"/>
          <w:numId w:val="55"/>
        </w:numPr>
        <w:spacing w:after="0" w:afterAutospacing="0" w:before="240" w:lineRule="auto"/>
        <w:ind w:left="720" w:hanging="360"/>
      </w:pPr>
      <w:r w:rsidDel="00000000" w:rsidR="00000000" w:rsidRPr="00000000">
        <w:rPr>
          <w:b w:val="1"/>
          <w:bCs w:val="1"/>
          <w:rtl w:val="0"/>
        </w:rPr>
        <w:t xml:space="preserve">"Authorize" button</w:t>
      </w:r>
      <w:r w:rsidDel="00000000" w:rsidR="00000000" w:rsidRPr="00000000">
        <w:rPr>
          <w:rtl w:val="0"/>
        </w:rPr>
        <w:t xml:space="preserve"> — function is clear, but button label could be more descriptive:</w:t>
        <w:br w:type="textWrapping"/>
      </w:r>
    </w:p>
    <w:p w:rsidR="00000000" w:rsidDel="00000000" w:rsidP="00000000" w:rsidRDefault="00000000" w:rsidRPr="00000000" w14:paraId="00000405">
      <w:pPr>
        <w:numPr>
          <w:ilvl w:val="1"/>
          <w:numId w:val="55"/>
        </w:numPr>
        <w:spacing w:after="240" w:before="0" w:beforeAutospacing="0" w:lineRule="auto"/>
        <w:ind w:left="1440" w:hanging="360"/>
      </w:pPr>
      <w:r w:rsidDel="00000000" w:rsidR="00000000" w:rsidRPr="00000000">
        <w:rPr>
          <w:b w:val="1"/>
          <w:bCs w:val="1"/>
          <w:rtl w:val="0"/>
        </w:rPr>
        <w:t xml:space="preserve">"Authorize Google Calendar"</w:t>
      </w:r>
      <w:r w:rsidDel="00000000" w:rsidR="00000000" w:rsidRPr="00000000">
        <w:rPr>
          <w:rtl w:val="0"/>
        </w:rPr>
        <w:br w:type="textWrapping"/>
        <w:t xml:space="preserve"> “</w:t>
      </w:r>
      <w:r w:rsidDel="00000000" w:rsidR="00000000" w:rsidRPr="00000000">
        <w:rPr>
          <w:i w:val="1"/>
          <w:iCs w:val="1"/>
          <w:rtl w:val="0"/>
        </w:rPr>
        <w:t xml:space="preserve">Authorize this platform with your Google account to sync your events so you stay updated and get the most from your calendar.”</w:t>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pPr>
      <w:bookmarkStart w:colFirst="0" w:colLast="0" w:name="_npsfknfhclp" w:id="24"/>
      <w:bookmarkEnd w:id="24"/>
      <w:r w:rsidDel="00000000" w:rsidR="00000000" w:rsidRPr="00000000">
        <w:rPr>
          <w:b w:val="1"/>
          <w:bCs w:val="1"/>
          <w:sz w:val="34"/>
          <w:szCs w:val="34"/>
          <w:rtl w:val="0"/>
        </w:rPr>
        <w:t xml:space="preserve">Mentor Card Layout</w:t>
      </w:r>
      <w:r w:rsidDel="00000000" w:rsidR="00000000" w:rsidRPr="00000000">
        <w:rPr>
          <w:rtl w:val="0"/>
        </w:rPr>
      </w:r>
    </w:p>
    <w:p w:rsidR="00000000" w:rsidDel="00000000" w:rsidP="00000000" w:rsidRDefault="00000000" w:rsidRPr="00000000" w14:paraId="00000408">
      <w:pPr>
        <w:spacing w:after="240" w:before="240" w:lineRule="auto"/>
        <w:rPr>
          <w:i w:val="1"/>
          <w:iCs w:val="1"/>
        </w:rPr>
      </w:pP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hd3uzs2wpbib" w:id="25"/>
      <w:bookmarkEnd w:id="25"/>
      <w:r w:rsidDel="00000000" w:rsidR="00000000" w:rsidRPr="00000000">
        <w:rPr>
          <w:b w:val="1"/>
          <w:bCs w:val="1"/>
          <w:sz w:val="34"/>
          <w:szCs w:val="34"/>
          <w:rtl w:val="0"/>
        </w:rPr>
        <w:t xml:space="preserve">"Mentors You’ve Scheduled Sessions With"</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Mentor Name]</w:t>
      </w:r>
      <w:r w:rsidDel="00000000" w:rsidR="00000000" w:rsidRPr="00000000">
        <w:rPr>
          <w:rtl w:val="0"/>
        </w:rPr>
        <w:t xml:space="preserve"> – ![Verified Badge Icon] </w:t>
      </w:r>
      <w:r w:rsidDel="00000000" w:rsidR="00000000" w:rsidRPr="00000000">
        <w:rPr>
          <w:i w:val="1"/>
          <w:iCs w:val="1"/>
          <w:rtl w:val="0"/>
        </w:rPr>
        <w:t xml:space="preserve">(hover: “Credentials reviewed &amp; verified by EmpowerED Learnings”)</w:t>
        <w:br w:type="textWrapping"/>
      </w:r>
      <w:r w:rsidDel="00000000" w:rsidR="00000000" w:rsidRPr="00000000">
        <w:rPr>
          <w:rtl w:val="0"/>
        </w:rPr>
        <w:t xml:space="preserve"> 📅 </w:t>
      </w:r>
      <w:r w:rsidDel="00000000" w:rsidR="00000000" w:rsidRPr="00000000">
        <w:rPr>
          <w:b w:val="1"/>
          <w:bCs w:val="1"/>
          <w:rtl w:val="0"/>
        </w:rPr>
        <w:t xml:space="preserve">Enrolled:</w:t>
      </w:r>
      <w:r w:rsidDel="00000000" w:rsidR="00000000" w:rsidRPr="00000000">
        <w:rPr>
          <w:rtl w:val="0"/>
        </w:rPr>
        <w:t xml:space="preserve"> [MM/DD/YYYY]</w:t>
        <w:br w:type="textWrapping"/>
        <w:t xml:space="preserve"> 📊 </w:t>
      </w:r>
      <w:r w:rsidDel="00000000" w:rsidR="00000000" w:rsidRPr="00000000">
        <w:rPr>
          <w:b w:val="1"/>
          <w:bCs w:val="1"/>
          <w:rtl w:val="0"/>
        </w:rPr>
        <w:t xml:space="preserve">Progress:</w:t>
      </w:r>
      <w:r w:rsidDel="00000000" w:rsidR="00000000" w:rsidRPr="00000000">
        <w:rPr>
          <w:rtl w:val="0"/>
        </w:rPr>
        <w:t xml:space="preserve"> ![Progress Badge Color] [Good / Excellent / Needs Improvement]</w:t>
        <w:br w:type="textWrapping"/>
        <w:t xml:space="preserve"> 📚 </w:t>
      </w:r>
      <w:r w:rsidDel="00000000" w:rsidR="00000000" w:rsidRPr="00000000">
        <w:rPr>
          <w:b w:val="1"/>
          <w:bCs w:val="1"/>
          <w:rtl w:val="0"/>
        </w:rPr>
        <w:t xml:space="preserve">Total Sessions:</w:t>
      </w:r>
      <w:r w:rsidDel="00000000" w:rsidR="00000000" w:rsidRPr="00000000">
        <w:rPr>
          <w:rFonts w:ascii="Arial Unicode MS" w:cs="Arial Unicode MS" w:eastAsia="Arial Unicode MS" w:hAnsi="Arial Unicode MS"/>
          <w:rtl w:val="0"/>
        </w:rPr>
        <w:t xml:space="preserve"> [X] | ⏳ </w:t>
      </w:r>
      <w:r w:rsidDel="00000000" w:rsidR="00000000" w:rsidRPr="00000000">
        <w:rPr>
          <w:b w:val="1"/>
          <w:bCs w:val="1"/>
          <w:rtl w:val="0"/>
        </w:rPr>
        <w:t xml:space="preserve">Pending Sessions:</w:t>
      </w:r>
      <w:r w:rsidDel="00000000" w:rsidR="00000000" w:rsidRPr="00000000">
        <w:rPr>
          <w:rtl w:val="0"/>
        </w:rPr>
        <w:t xml:space="preserve"> [X]</w:t>
        <w:br w:type="textWrapping"/>
        <w:t xml:space="preserve"> 🕒 </w:t>
      </w:r>
      <w:r w:rsidDel="00000000" w:rsidR="00000000" w:rsidRPr="00000000">
        <w:rPr>
          <w:b w:val="1"/>
          <w:bCs w:val="1"/>
          <w:rtl w:val="0"/>
        </w:rPr>
        <w:t xml:space="preserve">Last Session:</w:t>
      </w:r>
      <w:r w:rsidDel="00000000" w:rsidR="00000000" w:rsidRPr="00000000">
        <w:rPr>
          <w:rtl w:val="0"/>
        </w:rPr>
        <w:t xml:space="preserve"> [Date] | 📅 </w:t>
      </w:r>
      <w:r w:rsidDel="00000000" w:rsidR="00000000" w:rsidRPr="00000000">
        <w:rPr>
          <w:b w:val="1"/>
          <w:bCs w:val="1"/>
          <w:rtl w:val="0"/>
        </w:rPr>
        <w:t xml:space="preserve">Next Session:</w:t>
      </w:r>
      <w:r w:rsidDel="00000000" w:rsidR="00000000" w:rsidRPr="00000000">
        <w:rPr>
          <w:rtl w:val="0"/>
        </w:rPr>
        <w:t xml:space="preserve"> [Date]</w:t>
      </w:r>
    </w:p>
    <w:p w:rsidR="00000000" w:rsidDel="00000000" w:rsidP="00000000" w:rsidRDefault="00000000" w:rsidRPr="00000000" w14:paraId="0000040B">
      <w:pPr>
        <w:spacing w:after="240" w:before="240" w:lineRule="auto"/>
        <w:rPr>
          <w:i w:val="1"/>
          <w:iCs w:val="1"/>
        </w:rPr>
      </w:pPr>
      <w:r w:rsidDel="00000000" w:rsidR="00000000" w:rsidRPr="00000000">
        <w:rPr>
          <w:b w:val="1"/>
          <w:bCs w:val="1"/>
          <w:rtl w:val="0"/>
        </w:rPr>
        <w:t xml:space="preserve">Profile Link:</w:t>
      </w:r>
      <w:r w:rsidDel="00000000" w:rsidR="00000000" w:rsidRPr="00000000">
        <w:rPr>
          <w:rFonts w:ascii="Arial Unicode MS" w:cs="Arial Unicode MS" w:eastAsia="Arial Unicode MS" w:hAnsi="Arial Unicode MS"/>
          <w:rtl w:val="0"/>
        </w:rPr>
        <w:t xml:space="preserve"> View Mentor Profile → </w:t>
      </w:r>
      <w:r w:rsidDel="00000000" w:rsidR="00000000" w:rsidRPr="00000000">
        <w:rPr>
          <w:i w:val="1"/>
          <w:iCs w:val="1"/>
          <w:rtl w:val="0"/>
        </w:rPr>
        <w:t xml:space="preserve">(Opens full profile page)</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40D">
      <w:pPr>
        <w:numPr>
          <w:ilvl w:val="0"/>
          <w:numId w:val="65"/>
        </w:numPr>
        <w:spacing w:after="0" w:afterAutospacing="0" w:before="240" w:lineRule="auto"/>
        <w:ind w:left="720" w:hanging="360"/>
      </w:pPr>
      <w:r w:rsidDel="00000000" w:rsidR="00000000" w:rsidRPr="00000000">
        <w:rPr>
          <w:b w:val="1"/>
          <w:bCs w:val="1"/>
          <w:rtl w:val="0"/>
        </w:rPr>
        <w:t xml:space="preserve">📧 Email Mentor</w:t>
      </w:r>
      <w:r w:rsidDel="00000000" w:rsidR="00000000" w:rsidRPr="00000000">
        <w:rPr>
          <w:rtl w:val="0"/>
        </w:rPr>
        <w:t xml:space="preserve"> — Ask questions or share files.</w:t>
        <w:br w:type="textWrapping"/>
      </w:r>
    </w:p>
    <w:p w:rsidR="00000000" w:rsidDel="00000000" w:rsidP="00000000" w:rsidRDefault="00000000" w:rsidRPr="00000000" w14:paraId="0000040E">
      <w:pPr>
        <w:numPr>
          <w:ilvl w:val="0"/>
          <w:numId w:val="65"/>
        </w:numPr>
        <w:spacing w:after="0" w:afterAutospacing="0" w:before="0" w:beforeAutospacing="0" w:lineRule="auto"/>
        <w:ind w:left="720" w:hanging="360"/>
      </w:pPr>
      <w:r w:rsidDel="00000000" w:rsidR="00000000" w:rsidRPr="00000000">
        <w:rPr>
          <w:b w:val="1"/>
          <w:bCs w:val="1"/>
          <w:rtl w:val="0"/>
        </w:rPr>
        <w:t xml:space="preserve">📅 Book a Session</w:t>
      </w:r>
      <w:r w:rsidDel="00000000" w:rsidR="00000000" w:rsidRPr="00000000">
        <w:rPr>
          <w:rtl w:val="0"/>
        </w:rPr>
        <w:t xml:space="preserve"> — Reserve your next time slot.</w:t>
        <w:br w:type="textWrapping"/>
      </w:r>
    </w:p>
    <w:p w:rsidR="00000000" w:rsidDel="00000000" w:rsidP="00000000" w:rsidRDefault="00000000" w:rsidRPr="00000000" w14:paraId="0000040F">
      <w:pPr>
        <w:numPr>
          <w:ilvl w:val="0"/>
          <w:numId w:val="65"/>
        </w:numPr>
        <w:spacing w:after="240" w:before="0" w:beforeAutospacing="0" w:lineRule="auto"/>
        <w:ind w:left="720" w:hanging="360"/>
      </w:pPr>
      <w:r w:rsidDel="00000000" w:rsidR="00000000" w:rsidRPr="00000000">
        <w:rPr>
          <w:b w:val="1"/>
          <w:bCs w:val="1"/>
          <w:rtl w:val="0"/>
        </w:rPr>
        <w:t xml:space="preserve">⛔ Stop Upcoming Payments</w:t>
      </w:r>
      <w:r w:rsidDel="00000000" w:rsidR="00000000" w:rsidRPr="00000000">
        <w:rPr>
          <w:rtl w:val="0"/>
        </w:rPr>
        <w:t xml:space="preserve"> — End payments for this mentor.</w:t>
        <w:br w:type="textWrapping"/>
      </w:r>
    </w:p>
    <w:p w:rsidR="00000000" w:rsidDel="00000000" w:rsidP="00000000" w:rsidRDefault="00000000" w:rsidRPr="00000000" w14:paraId="00000410">
      <w:pPr>
        <w:spacing w:after="240" w:before="240" w:lineRule="auto"/>
        <w:ind w:left="0" w:firstLine="0"/>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Visual Elements to Add:</w:t>
      </w:r>
    </w:p>
    <w:p w:rsidR="00000000" w:rsidDel="00000000" w:rsidP="00000000" w:rsidRDefault="00000000" w:rsidRPr="00000000" w14:paraId="00000413">
      <w:pPr>
        <w:numPr>
          <w:ilvl w:val="0"/>
          <w:numId w:val="48"/>
        </w:numPr>
        <w:spacing w:after="0" w:afterAutospacing="0" w:before="240" w:lineRule="auto"/>
        <w:ind w:left="720" w:hanging="360"/>
      </w:pPr>
      <w:r w:rsidDel="00000000" w:rsidR="00000000" w:rsidRPr="00000000">
        <w:rPr>
          <w:b w:val="1"/>
          <w:bCs w:val="1"/>
          <w:rtl w:val="0"/>
        </w:rPr>
        <w:t xml:space="preserve">Verified Badge:</w:t>
      </w:r>
      <w:r w:rsidDel="00000000" w:rsidR="00000000" w:rsidRPr="00000000">
        <w:rPr>
          <w:rtl w:val="0"/>
        </w:rPr>
        <w:t xml:space="preserve"> Small shield/checkmark icon next to mentor’s name with hover tooltip:</w:t>
        <w:br w:type="textWrapping"/>
        <w:br w:type="textWrapping"/>
        <w:br w:type="textWrapping"/>
        <w:t xml:space="preserve"> </w:t>
      </w:r>
      <w:r w:rsidDel="00000000" w:rsidR="00000000" w:rsidRPr="00000000">
        <w:rPr>
          <w:i w:val="1"/>
          <w:iCs w:val="1"/>
          <w:rtl w:val="0"/>
        </w:rPr>
        <w:t xml:space="preserve">"Credentials reviewed &amp; verified by EmpowerED Learnings"</w:t>
        <w:br w:type="textWrapping"/>
        <w:br w:type="textWrapping"/>
      </w:r>
    </w:p>
    <w:p w:rsidR="00000000" w:rsidDel="00000000" w:rsidP="00000000" w:rsidRDefault="00000000" w:rsidRPr="00000000" w14:paraId="00000414">
      <w:pPr>
        <w:numPr>
          <w:ilvl w:val="0"/>
          <w:numId w:val="48"/>
        </w:numPr>
        <w:spacing w:after="0" w:afterAutospacing="0" w:before="0" w:beforeAutospacing="0" w:lineRule="auto"/>
        <w:ind w:left="720" w:hanging="360"/>
      </w:pPr>
      <w:r w:rsidDel="00000000" w:rsidR="00000000" w:rsidRPr="00000000">
        <w:rPr>
          <w:b w:val="1"/>
          <w:bCs w:val="1"/>
          <w:rtl w:val="0"/>
        </w:rPr>
        <w:t xml:space="preserve">Progress Bar:</w:t>
      </w:r>
      <w:r w:rsidDel="00000000" w:rsidR="00000000" w:rsidRPr="00000000">
        <w:rPr>
          <w:rtl w:val="0"/>
        </w:rPr>
        <w:t xml:space="preserve"> Under “Progress” badge, a thin color-coded bar showing completion % of booked lessons.</w:t>
        <w:br w:type="textWrapping"/>
      </w:r>
    </w:p>
    <w:p w:rsidR="00000000" w:rsidDel="00000000" w:rsidP="00000000" w:rsidRDefault="00000000" w:rsidRPr="00000000" w14:paraId="00000415">
      <w:pPr>
        <w:numPr>
          <w:ilvl w:val="0"/>
          <w:numId w:val="48"/>
        </w:numPr>
        <w:spacing w:after="240" w:before="0" w:beforeAutospacing="0" w:lineRule="auto"/>
        <w:ind w:left="720" w:hanging="360"/>
      </w:pPr>
      <w:r w:rsidDel="00000000" w:rsidR="00000000" w:rsidRPr="00000000">
        <w:rPr>
          <w:b w:val="1"/>
          <w:bCs w:val="1"/>
          <w:rtl w:val="0"/>
        </w:rPr>
        <w:t xml:space="preserve">Profile Photo:</w:t>
      </w:r>
      <w:r w:rsidDel="00000000" w:rsidR="00000000" w:rsidRPr="00000000">
        <w:rPr>
          <w:rtl w:val="0"/>
        </w:rPr>
        <w:t xml:space="preserve"> Circle crop for a clean, professional look.</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h9fl5a51yc7o" w:id="26"/>
      <w:bookmarkEnd w:id="26"/>
      <w:r w:rsidDel="00000000" w:rsidR="00000000" w:rsidRPr="00000000">
        <w:rPr>
          <w:b w:val="1"/>
          <w:bCs w:val="1"/>
          <w:sz w:val="34"/>
          <w:szCs w:val="34"/>
          <w:rtl w:val="0"/>
        </w:rPr>
        <w:t xml:space="preserve">Color-Coded Progress Badges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32268370607"/>
        <w:gridCol w:w="1186.1980830670925"/>
        <w:gridCol w:w="6090.479233226837"/>
        <w:tblGridChange w:id="0">
          <w:tblGrid>
            <w:gridCol w:w="2083.32268370607"/>
            <w:gridCol w:w="1186.1980830670925"/>
            <w:gridCol w:w="6090.4792332268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jc w:val="center"/>
              <w:rPr/>
            </w:pPr>
            <w:r w:rsidDel="00000000" w:rsidR="00000000" w:rsidRPr="00000000">
              <w:rPr>
                <w:b w:val="1"/>
                <w:bCs w:val="1"/>
                <w:rtl w:val="0"/>
              </w:rPr>
              <w:t xml:space="preserve">Color Hex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jc w:val="center"/>
              <w:rPr/>
            </w:pPr>
            <w:r w:rsidDel="00000000" w:rsidR="00000000" w:rsidRPr="00000000">
              <w:rPr>
                <w:b w:val="1"/>
                <w:bCs w:val="1"/>
                <w:rtl w:val="0"/>
              </w:rPr>
              <w:t xml:space="preserve">Badge Style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b w:val="1"/>
                <w:bCs w:val="1"/>
                <w:rtl w:val="0"/>
              </w:rPr>
              <w:t xml:space="preserve">Excellent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Fonts w:ascii="Roboto Mono" w:cs="Roboto Mono" w:eastAsia="Roboto Mono" w:hAnsi="Roboto Mono"/>
                <w:color w:val="188038"/>
                <w:rtl w:val="0"/>
              </w:rPr>
              <w:t xml:space="preserve">#28a745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Green background, white text, rounded pill shape. Tooltip: “90%+ completion.”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b w:val="1"/>
                <w:bCs w:val="1"/>
                <w:rtl w:val="0"/>
              </w:rPr>
              <w:t xml:space="preserve">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pPr>
            <w:r w:rsidDel="00000000" w:rsidR="00000000" w:rsidRPr="00000000">
              <w:rPr>
                <w:rFonts w:ascii="Roboto Mono" w:cs="Roboto Mono" w:eastAsia="Roboto Mono" w:hAnsi="Roboto Mono"/>
                <w:color w:val="188038"/>
                <w:rtl w:val="0"/>
              </w:rPr>
              <w:t xml:space="preserve">#ffc107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t xml:space="preserve">Yellow background, black text, rounded pill shape. Tooltip: “60–89% completion.”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b w:val="1"/>
                <w:bCs w:val="1"/>
                <w:rtl w:val="0"/>
              </w:rPr>
              <w:t xml:space="preserve">Needs 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Fonts w:ascii="Roboto Mono" w:cs="Roboto Mono" w:eastAsia="Roboto Mono" w:hAnsi="Roboto Mono"/>
                <w:color w:val="188038"/>
                <w:rtl w:val="0"/>
              </w:rPr>
              <w:t xml:space="preserve">#dc3545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Red background, white text, rounded pill shape. Tooltip: “Below 60% completion.”</w:t>
            </w:r>
          </w:p>
        </w:tc>
      </w:tr>
    </w:tbl>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lenszcqxdxno" w:id="27"/>
      <w:bookmarkEnd w:id="27"/>
      <w:r w:rsidDel="00000000" w:rsidR="00000000" w:rsidRPr="00000000">
        <w:rPr>
          <w:b w:val="1"/>
          <w:bCs w:val="1"/>
          <w:sz w:val="34"/>
          <w:szCs w:val="34"/>
          <w:rtl w:val="0"/>
        </w:rPr>
        <w:t xml:space="preserve">Verified Mentor Badge</w:t>
      </w:r>
    </w:p>
    <w:p w:rsidR="00000000" w:rsidDel="00000000" w:rsidP="00000000" w:rsidRDefault="00000000" w:rsidRPr="00000000" w14:paraId="00000427">
      <w:pPr>
        <w:numPr>
          <w:ilvl w:val="0"/>
          <w:numId w:val="7"/>
        </w:numPr>
        <w:spacing w:after="0" w:afterAutospacing="0" w:before="240" w:lineRule="auto"/>
        <w:ind w:left="720" w:hanging="360"/>
      </w:pPr>
      <w:r w:rsidDel="00000000" w:rsidR="00000000" w:rsidRPr="00000000">
        <w:rPr>
          <w:b w:val="1"/>
          <w:bCs w:val="1"/>
          <w:rtl w:val="0"/>
        </w:rPr>
        <w:t xml:space="preserve">Icon:</w:t>
      </w:r>
      <w:r w:rsidDel="00000000" w:rsidR="00000000" w:rsidRPr="00000000">
        <w:rPr>
          <w:rtl w:val="0"/>
        </w:rPr>
        <w:t xml:space="preserve"> Shield with a checkmark (Material Icons or FontAwesome)</w:t>
        <w:br w:type="textWrapping"/>
      </w:r>
    </w:p>
    <w:p w:rsidR="00000000" w:rsidDel="00000000" w:rsidP="00000000" w:rsidRDefault="00000000" w:rsidRPr="00000000" w14:paraId="00000428">
      <w:pPr>
        <w:numPr>
          <w:ilvl w:val="0"/>
          <w:numId w:val="7"/>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EmpowerED blue </w:t>
      </w:r>
      <w:r w:rsidDel="00000000" w:rsidR="00000000" w:rsidRPr="00000000">
        <w:rPr>
          <w:rFonts w:ascii="Roboto Mono" w:cs="Roboto Mono" w:eastAsia="Roboto Mono" w:hAnsi="Roboto Mono"/>
          <w:color w:val="188038"/>
          <w:rtl w:val="0"/>
        </w:rPr>
        <w:t xml:space="preserve">#007bff</w:t>
      </w:r>
      <w:r w:rsidDel="00000000" w:rsidR="00000000" w:rsidRPr="00000000">
        <w:rPr>
          <w:rtl w:val="0"/>
        </w:rPr>
        <w:t xml:space="preserve"> with white check.</w:t>
        <w:br w:type="textWrapping"/>
      </w:r>
    </w:p>
    <w:p w:rsidR="00000000" w:rsidDel="00000000" w:rsidP="00000000" w:rsidRDefault="00000000" w:rsidRPr="00000000" w14:paraId="00000429">
      <w:pPr>
        <w:numPr>
          <w:ilvl w:val="0"/>
          <w:numId w:val="7"/>
        </w:numPr>
        <w:spacing w:after="0" w:afterAutospacing="0" w:before="0" w:beforeAutospacing="0" w:lineRule="auto"/>
        <w:ind w:left="720" w:hanging="360"/>
      </w:pPr>
      <w:r w:rsidDel="00000000" w:rsidR="00000000" w:rsidRPr="00000000">
        <w:rPr>
          <w:b w:val="1"/>
          <w:bCs w:val="1"/>
          <w:rtl w:val="0"/>
        </w:rPr>
        <w:t xml:space="preserve">Tooltip:</w:t>
      </w:r>
      <w:r w:rsidDel="00000000" w:rsidR="00000000" w:rsidRPr="00000000">
        <w:rPr>
          <w:rtl w:val="0"/>
        </w:rPr>
        <w:t xml:space="preserve"> “Credentials reviewed &amp; verified by EmpowerED Learnings.”</w:t>
        <w:br w:type="textWrapping"/>
      </w:r>
    </w:p>
    <w:p w:rsidR="00000000" w:rsidDel="00000000" w:rsidP="00000000" w:rsidRDefault="00000000" w:rsidRPr="00000000" w14:paraId="0000042A">
      <w:pPr>
        <w:numPr>
          <w:ilvl w:val="0"/>
          <w:numId w:val="7"/>
        </w:numPr>
        <w:spacing w:after="0" w:afterAutospacing="0" w:before="0" w:beforeAutospacing="0" w:lineRule="auto"/>
        <w:ind w:left="720" w:hanging="360"/>
      </w:pPr>
      <w:r w:rsidDel="00000000" w:rsidR="00000000" w:rsidRPr="00000000">
        <w:rPr>
          <w:b w:val="1"/>
          <w:bCs w:val="1"/>
          <w:rtl w:val="0"/>
        </w:rPr>
        <w:t xml:space="preserve">Placement:</w:t>
      </w:r>
      <w:r w:rsidDel="00000000" w:rsidR="00000000" w:rsidRPr="00000000">
        <w:rPr>
          <w:rtl w:val="0"/>
        </w:rPr>
        <w:t xml:space="preserve"> Immediately after mentor name.</w:t>
        <w:br w:type="textWrapping"/>
      </w:r>
    </w:p>
    <w:p w:rsidR="00000000" w:rsidDel="00000000" w:rsidP="00000000" w:rsidRDefault="00000000" w:rsidRPr="00000000" w14:paraId="0000042B">
      <w:pPr>
        <w:numPr>
          <w:ilvl w:val="0"/>
          <w:numId w:val="7"/>
        </w:numPr>
        <w:spacing w:after="24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16–18px for subtle but visible trust signal.</w:t>
      </w:r>
    </w:p>
    <w:p w:rsidR="00000000" w:rsidDel="00000000" w:rsidP="00000000" w:rsidRDefault="00000000" w:rsidRPr="00000000" w14:paraId="0000042C">
      <w:pPr>
        <w:spacing w:after="240" w:before="240" w:lineRule="auto"/>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jc w:val="center"/>
        <w:rPr>
          <w:b w:val="1"/>
          <w:bCs w:val="1"/>
          <w:sz w:val="30"/>
          <w:szCs w:val="30"/>
          <w:u w:val="single"/>
        </w:rPr>
      </w:pPr>
      <w:commentRangeStart w:id="27"/>
      <w:r w:rsidDel="00000000" w:rsidR="00000000" w:rsidRPr="00000000">
        <w:rPr>
          <w:b w:val="1"/>
          <w:bCs w:val="1"/>
          <w:sz w:val="30"/>
          <w:szCs w:val="30"/>
          <w:u w:val="single"/>
          <w:rtl w:val="0"/>
        </w:rPr>
        <w:t xml:space="preserve">Admin Dashboard Buttons and Features: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b w:val="1"/>
          <w:bCs w:val="1"/>
          <w:rtl w:val="0"/>
        </w:rPr>
        <w:t xml:space="preserve">Subscriptions Overview:</w:t>
      </w:r>
      <w:r w:rsidDel="00000000" w:rsidR="00000000" w:rsidRPr="00000000">
        <w:rPr>
          <w:rtl w:val="0"/>
        </w:rPr>
        <w:t xml:space="preserve"> A table listing all tutors and coaches who have subscribed to the platform. Columns to include: Name, Subscription Plan (Standard, Pro, Premium), Subscription Status, and Start Date. Include an option to filter by subscription type or search for specific tutors.</w:t>
      </w:r>
    </w:p>
    <w:p w:rsidR="00000000" w:rsidDel="00000000" w:rsidP="00000000" w:rsidRDefault="00000000" w:rsidRPr="00000000" w14:paraId="00000435">
      <w:pPr>
        <w:rPr/>
      </w:pPr>
      <w:r w:rsidDel="00000000" w:rsidR="00000000" w:rsidRPr="00000000">
        <w:rPr>
          <w:b w:val="1"/>
          <w:bCs w:val="1"/>
          <w:rtl w:val="0"/>
        </w:rPr>
        <w:t xml:space="preserve">Payments Schedule:</w:t>
      </w:r>
      <w:r w:rsidDel="00000000" w:rsidR="00000000" w:rsidRPr="00000000">
        <w:rPr>
          <w:rtl w:val="0"/>
        </w:rPr>
        <w:t xml:space="preserve"> A section showing the payment schedule for each tutor, detailing:</w:t>
      </w:r>
    </w:p>
    <w:p w:rsidR="00000000" w:rsidDel="00000000" w:rsidP="00000000" w:rsidRDefault="00000000" w:rsidRPr="00000000" w14:paraId="00000436">
      <w:pPr>
        <w:rPr/>
      </w:pPr>
      <w:r w:rsidDel="00000000" w:rsidR="00000000" w:rsidRPr="00000000">
        <w:rPr>
          <w:rtl w:val="0"/>
        </w:rPr>
        <w:t xml:space="preserve">The amount charged, Next payment date, and Payment status (e.g., Completed, Pending, Failed), Include an export feature to download payment data for reporting purposes.</w:t>
      </w:r>
    </w:p>
    <w:p w:rsidR="00000000" w:rsidDel="00000000" w:rsidP="00000000" w:rsidRDefault="00000000" w:rsidRPr="00000000" w14:paraId="00000437">
      <w:pPr>
        <w:rPr/>
      </w:pPr>
      <w:r w:rsidDel="00000000" w:rsidR="00000000" w:rsidRPr="00000000">
        <w:rPr>
          <w:b w:val="1"/>
          <w:bCs w:val="1"/>
          <w:rtl w:val="0"/>
        </w:rPr>
        <w:t xml:space="preserve">Student Enrollment Metrics:</w:t>
      </w:r>
      <w:r w:rsidDel="00000000" w:rsidR="00000000" w:rsidRPr="00000000">
        <w:rPr>
          <w:rtl w:val="0"/>
        </w:rPr>
        <w:t xml:space="preserve"> Display the total number of students enrolled on the platform. Include a button that provides detailed information on the student's name, Courses enrolled, and Payment information (if relevant and secure to share).</w:t>
      </w:r>
    </w:p>
    <w:p w:rsidR="00000000" w:rsidDel="00000000" w:rsidP="00000000" w:rsidRDefault="00000000" w:rsidRPr="00000000" w14:paraId="00000438">
      <w:pPr>
        <w:rPr/>
      </w:pPr>
      <w:r w:rsidDel="00000000" w:rsidR="00000000" w:rsidRPr="00000000">
        <w:rPr>
          <w:rtl w:val="0"/>
        </w:rPr>
        <w:t xml:space="preserve">An option to export this data for analysis.</w:t>
      </w:r>
    </w:p>
    <w:p w:rsidR="00000000" w:rsidDel="00000000" w:rsidP="00000000" w:rsidRDefault="00000000" w:rsidRPr="00000000" w14:paraId="00000439">
      <w:pPr>
        <w:rPr/>
      </w:pPr>
      <w:r w:rsidDel="00000000" w:rsidR="00000000" w:rsidRPr="00000000">
        <w:rPr>
          <w:b w:val="1"/>
          <w:bCs w:val="1"/>
          <w:rtl w:val="0"/>
        </w:rPr>
        <w:t xml:space="preserve">Queries and Complaints:</w:t>
      </w:r>
      <w:r w:rsidDel="00000000" w:rsidR="00000000" w:rsidRPr="00000000">
        <w:rPr>
          <w:rtl w:val="0"/>
        </w:rPr>
        <w:t xml:space="preserve"> A button that opens a section for viewing queries and complaints submitted by tutors/coaches and students. Features to include: Filter by date, urgency, tutor name, or student’s name. </w:t>
      </w:r>
    </w:p>
    <w:p w:rsidR="00000000" w:rsidDel="00000000" w:rsidP="00000000" w:rsidRDefault="00000000" w:rsidRPr="00000000" w14:paraId="0000043A">
      <w:pPr>
        <w:pStyle w:val="Heading3"/>
        <w:keepNext w:val="0"/>
        <w:keepLines w:val="0"/>
        <w:spacing w:before="280" w:lineRule="auto"/>
        <w:rPr>
          <w:b w:val="1"/>
          <w:bCs w:val="1"/>
          <w:i w:val="1"/>
          <w:iCs w:val="1"/>
          <w:color w:val="000000"/>
          <w:sz w:val="26"/>
          <w:szCs w:val="26"/>
          <w:highlight w:val="green"/>
        </w:rPr>
      </w:pPr>
      <w:bookmarkStart w:colFirst="0" w:colLast="0" w:name="_vvvrwyepqn15" w:id="28"/>
      <w:bookmarkEnd w:id="28"/>
      <w:commentRangeStart w:id="28"/>
      <w:r w:rsidDel="00000000" w:rsidR="00000000" w:rsidRPr="00000000">
        <w:rPr>
          <w:b w:val="1"/>
          <w:bCs w:val="1"/>
          <w:i w:val="1"/>
          <w:iCs w:val="1"/>
          <w:color w:val="000000"/>
          <w:sz w:val="26"/>
          <w:szCs w:val="26"/>
          <w:highlight w:val="green"/>
          <w:rtl w:val="0"/>
        </w:rPr>
        <w:t xml:space="preserve">Follow-Up Response Template for Queries and Complaints: </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43B">
      <w:pPr>
        <w:spacing w:after="240" w:before="240" w:lineRule="auto"/>
        <w:rPr>
          <w:i w:val="1"/>
          <w:iCs w:val="1"/>
        </w:rPr>
      </w:pPr>
      <w:r w:rsidDel="00000000" w:rsidR="00000000" w:rsidRPr="00000000">
        <w:rPr>
          <w:b w:val="1"/>
          <w:bCs w:val="1"/>
          <w:i w:val="1"/>
          <w:iCs w:val="1"/>
          <w:rtl w:val="0"/>
        </w:rPr>
        <w:t xml:space="preserve">Subject:</w:t>
      </w:r>
      <w:r w:rsidDel="00000000" w:rsidR="00000000" w:rsidRPr="00000000">
        <w:rPr>
          <w:i w:val="1"/>
          <w:iCs w:val="1"/>
          <w:rtl w:val="0"/>
        </w:rPr>
        <w:t xml:space="preserve"> Re: Your Support Request at EmpowerED Learnings</w:t>
      </w:r>
    </w:p>
    <w:p w:rsidR="00000000" w:rsidDel="00000000" w:rsidP="00000000" w:rsidRDefault="00000000" w:rsidRPr="00000000" w14:paraId="0000043C">
      <w:pPr>
        <w:spacing w:after="240" w:before="240" w:lineRule="auto"/>
        <w:rPr>
          <w:b w:val="1"/>
          <w:bCs w:val="1"/>
          <w:i w:val="1"/>
          <w:iCs w:val="1"/>
        </w:rPr>
      </w:pPr>
      <w:r w:rsidDel="00000000" w:rsidR="00000000" w:rsidRPr="00000000">
        <w:rPr>
          <w:b w:val="1"/>
          <w:bCs w:val="1"/>
          <w:i w:val="1"/>
          <w:iCs w:val="1"/>
          <w:rtl w:val="0"/>
        </w:rPr>
        <w:t xml:space="preserve">Hi [Name],</w:t>
      </w:r>
    </w:p>
    <w:p w:rsidR="00000000" w:rsidDel="00000000" w:rsidP="00000000" w:rsidRDefault="00000000" w:rsidRPr="00000000" w14:paraId="0000043D">
      <w:pPr>
        <w:spacing w:after="240" w:before="240" w:lineRule="auto"/>
        <w:rPr>
          <w:i w:val="1"/>
          <w:iCs w:val="1"/>
        </w:rPr>
      </w:pPr>
      <w:r w:rsidDel="00000000" w:rsidR="00000000" w:rsidRPr="00000000">
        <w:rPr>
          <w:i w:val="1"/>
          <w:iCs w:val="1"/>
          <w:rtl w:val="0"/>
        </w:rPr>
        <w:t xml:space="preserve">Thanks for reaching out to EmpowerED Learnings! We’ve reviewed your query and here’s what we found:</w:t>
      </w:r>
    </w:p>
    <w:p w:rsidR="00000000" w:rsidDel="00000000" w:rsidP="00000000" w:rsidRDefault="00000000" w:rsidRPr="00000000" w14:paraId="0000043E">
      <w:pPr>
        <w:spacing w:after="240" w:before="240" w:lineRule="auto"/>
        <w:rPr>
          <w:b w:val="1"/>
          <w:bCs w:val="1"/>
          <w:i w:val="1"/>
          <w:iCs w:val="1"/>
        </w:rPr>
      </w:pPr>
      <w:r w:rsidDel="00000000" w:rsidR="00000000" w:rsidRPr="00000000">
        <w:rPr>
          <w:b w:val="1"/>
          <w:bCs w:val="1"/>
          <w:i w:val="1"/>
          <w:iCs w:val="1"/>
          <w:rtl w:val="0"/>
        </w:rPr>
        <w:t xml:space="preserve">[Insert personalized response here — answer their question, provide steps, or let them know it's being escalated.]</w:t>
      </w:r>
    </w:p>
    <w:p w:rsidR="00000000" w:rsidDel="00000000" w:rsidP="00000000" w:rsidRDefault="00000000" w:rsidRPr="00000000" w14:paraId="0000043F">
      <w:pPr>
        <w:spacing w:after="240" w:before="240" w:lineRule="auto"/>
        <w:rPr>
          <w:i w:val="1"/>
          <w:iCs w:val="1"/>
        </w:rPr>
      </w:pPr>
      <w:r w:rsidDel="00000000" w:rsidR="00000000" w:rsidRPr="00000000">
        <w:rPr>
          <w:i w:val="1"/>
          <w:iCs w:val="1"/>
          <w:rtl w:val="0"/>
        </w:rPr>
        <w:t xml:space="preserve">If you have any more questions or need further assistance, feel free to reply to this email. We’re always here to help.</w:t>
      </w:r>
    </w:p>
    <w:p w:rsidR="00000000" w:rsidDel="00000000" w:rsidP="00000000" w:rsidRDefault="00000000" w:rsidRPr="00000000" w14:paraId="00000440">
      <w:pPr>
        <w:spacing w:after="240" w:before="240" w:lineRule="auto"/>
        <w:rPr>
          <w:ins w:author="Muhammad Jafar" w:id="0" w:date="2025-07-22T16:25:28Z"/>
          <w:i w:val="1"/>
          <w:iCs w:val="1"/>
        </w:rPr>
      </w:pPr>
      <w:r w:rsidDel="00000000" w:rsidR="00000000" w:rsidRPr="00000000">
        <w:rPr>
          <w:i w:val="1"/>
          <w:iCs w:val="1"/>
          <w:rtl w:val="0"/>
        </w:rPr>
        <w:t xml:space="preserve">Warm regards,</w:t>
        <w:br w:type="textWrapping"/>
        <w:t xml:space="preserve"> </w:t>
      </w:r>
      <w:r w:rsidDel="00000000" w:rsidR="00000000" w:rsidRPr="00000000">
        <w:rPr>
          <w:b w:val="1"/>
          <w:bCs w:val="1"/>
          <w:i w:val="1"/>
          <w:iCs w:val="1"/>
          <w:rtl w:val="0"/>
        </w:rPr>
        <w:t xml:space="preserve">The EmpowerED Learnings Support Team</w:t>
        <w:br w:type="textWrapping"/>
      </w:r>
      <w:r w:rsidDel="00000000" w:rsidR="00000000" w:rsidRPr="00000000">
        <w:rPr>
          <w:i w:val="1"/>
          <w:iCs w:val="1"/>
          <w:rtl w:val="0"/>
        </w:rPr>
        <w:t xml:space="preserve"> [Support Email Address] | [Website URL]</w:t>
      </w:r>
      <w:ins w:author="Muhammad Jafar" w:id="0" w:date="2025-07-22T16:25:28Z">
        <w:r w:rsidDel="00000000" w:rsidR="00000000" w:rsidRPr="00000000">
          <w:rPr>
            <w:rtl w:val="0"/>
          </w:rPr>
        </w:r>
      </w:ins>
    </w:p>
    <w:p w:rsidR="00000000" w:rsidDel="00000000" w:rsidP="00000000" w:rsidRDefault="00000000" w:rsidRPr="00000000" w14:paraId="00000441">
      <w:pPr>
        <w:spacing w:after="240" w:before="240" w:lineRule="auto"/>
        <w:rPr>
          <w:ins w:author="Muhammad Jafar" w:id="0" w:date="2025-07-22T16:25:28Z"/>
          <w:i w:val="1"/>
          <w:iCs w:val="1"/>
        </w:rPr>
      </w:pPr>
      <w:ins w:author="Muhammad Jafar" w:id="0" w:date="2025-07-22T16:25:28Z">
        <w:r w:rsidDel="00000000" w:rsidR="00000000" w:rsidRPr="00000000">
          <w:rPr>
            <w:rtl w:val="0"/>
          </w:rPr>
        </w:r>
      </w:ins>
    </w:p>
    <w:p w:rsidR="00000000" w:rsidDel="00000000" w:rsidP="00000000" w:rsidRDefault="00000000" w:rsidRPr="00000000" w14:paraId="00000442">
      <w:pPr>
        <w:spacing w:after="240" w:before="240" w:lineRule="auto"/>
        <w:rPr>
          <w:i w:val="1"/>
          <w:iCs w:val="1"/>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highlight w:val="yellow"/>
        </w:rPr>
      </w:pPr>
      <w:r w:rsidDel="00000000" w:rsidR="00000000" w:rsidRPr="00000000">
        <w:rPr>
          <w:b w:val="1"/>
          <w:bCs w:val="1"/>
          <w:highlight w:val="yellow"/>
          <w:rtl w:val="0"/>
        </w:rPr>
        <w:t xml:space="preserve">Admin approve/verified button for certificates and external reviews: </w:t>
      </w:r>
    </w:p>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rtl w:val="0"/>
        </w:rPr>
        <w:t xml:space="preserve">Course Sales Overview: </w:t>
      </w:r>
      <w:r w:rsidDel="00000000" w:rsidR="00000000" w:rsidRPr="00000000">
        <w:rPr>
          <w:rtl w:val="0"/>
        </w:rPr>
        <w:t xml:space="preserve">Display sales metrics for pre-recorded courses or tutorials sold through the platform. Include the Total sales amount,  Number of courses, and sold Popular courses based on sales data.</w:t>
      </w:r>
    </w:p>
    <w:p w:rsidR="00000000" w:rsidDel="00000000" w:rsidP="00000000" w:rsidRDefault="00000000" w:rsidRPr="00000000" w14:paraId="00000449">
      <w:pPr>
        <w:rPr/>
      </w:pPr>
      <w:r w:rsidDel="00000000" w:rsidR="00000000" w:rsidRPr="00000000">
        <w:rPr>
          <w:b w:val="1"/>
          <w:bCs w:val="1"/>
          <w:rtl w:val="0"/>
        </w:rPr>
        <w:t xml:space="preserve">Mentor Account Management:</w:t>
      </w:r>
      <w:r w:rsidDel="00000000" w:rsidR="00000000" w:rsidRPr="00000000">
        <w:rPr>
          <w:rtl w:val="0"/>
        </w:rPr>
        <w:t xml:space="preserve"> A section to manage tutor accounts effectively, with options to:</w:t>
      </w:r>
    </w:p>
    <w:p w:rsidR="00000000" w:rsidDel="00000000" w:rsidP="00000000" w:rsidRDefault="00000000" w:rsidRPr="00000000" w14:paraId="0000044A">
      <w:pPr>
        <w:rPr/>
      </w:pPr>
      <w:r w:rsidDel="00000000" w:rsidR="00000000" w:rsidRPr="00000000">
        <w:rPr>
          <w:rtl w:val="0"/>
        </w:rPr>
        <w:t xml:space="preserve">Deactivate/Suspend Accounts: Provide a simple toggle or button for suspending a tutor's account temporarily.</w:t>
      </w:r>
    </w:p>
    <w:p w:rsidR="00000000" w:rsidDel="00000000" w:rsidP="00000000" w:rsidRDefault="00000000" w:rsidRPr="00000000" w14:paraId="0000044B">
      <w:pPr>
        <w:rPr/>
      </w:pPr>
      <w:r w:rsidDel="00000000" w:rsidR="00000000" w:rsidRPr="00000000">
        <w:rPr>
          <w:b w:val="1"/>
          <w:bCs w:val="1"/>
          <w:rtl w:val="0"/>
        </w:rPr>
        <w:t xml:space="preserve">Remove Mentor from the Platform:</w:t>
      </w:r>
      <w:r w:rsidDel="00000000" w:rsidR="00000000" w:rsidRPr="00000000">
        <w:rPr>
          <w:rtl w:val="0"/>
        </w:rPr>
        <w:t xml:space="preserve"> Include a button to remove a tutor entirely when they cancel their subscription, with a confirmation prompt to prevent accidental removals.</w:t>
      </w:r>
    </w:p>
    <w:p w:rsidR="00000000" w:rsidDel="00000000" w:rsidP="00000000" w:rsidRDefault="00000000" w:rsidRPr="00000000" w14:paraId="0000044C">
      <w:pPr>
        <w:rPr/>
      </w:pPr>
      <w:r w:rsidDel="00000000" w:rsidR="00000000" w:rsidRPr="00000000">
        <w:rPr>
          <w:b w:val="1"/>
          <w:bCs w:val="1"/>
          <w:rtl w:val="0"/>
        </w:rPr>
        <w:t xml:space="preserve">Notifications Panel: </w:t>
      </w:r>
      <w:r w:rsidDel="00000000" w:rsidR="00000000" w:rsidRPr="00000000">
        <w:rPr>
          <w:rtl w:val="0"/>
        </w:rPr>
        <w:t xml:space="preserve">A small section for alerts regarding upcoming subscription renewals, upcoming demo call. pending payments, or unresolved queries to ensure timely actions.</w:t>
      </w:r>
    </w:p>
    <w:p w:rsidR="00000000" w:rsidDel="00000000" w:rsidP="00000000" w:rsidRDefault="00000000" w:rsidRPr="00000000" w14:paraId="0000044D">
      <w:pPr>
        <w:rPr/>
      </w:pPr>
      <w:r w:rsidDel="00000000" w:rsidR="00000000" w:rsidRPr="00000000">
        <w:rPr>
          <w:b w:val="1"/>
          <w:bCs w:val="1"/>
          <w:rtl w:val="0"/>
        </w:rPr>
        <w:t xml:space="preserve">Analytics Dashboard: </w:t>
      </w:r>
      <w:r w:rsidDel="00000000" w:rsidR="00000000" w:rsidRPr="00000000">
        <w:rPr>
          <w:rtl w:val="0"/>
        </w:rPr>
        <w:t xml:space="preserve">A brief summary area showing key metrics at a glance, such as Total tutors on the platform, Total students enrolled, Total courses offered, and Visual graphs to represent trends over time.</w:t>
      </w:r>
    </w:p>
    <w:p w:rsidR="00000000" w:rsidDel="00000000" w:rsidP="00000000" w:rsidRDefault="00000000" w:rsidRPr="00000000" w14:paraId="0000044E">
      <w:pPr>
        <w:rPr/>
      </w:pPr>
      <w:r w:rsidDel="00000000" w:rsidR="00000000" w:rsidRPr="00000000">
        <w:rPr>
          <w:b w:val="1"/>
          <w:bCs w:val="1"/>
          <w:rtl w:val="0"/>
        </w:rPr>
        <w:t xml:space="preserve">Mobile-Friendly Design:</w:t>
      </w:r>
      <w:r w:rsidDel="00000000" w:rsidR="00000000" w:rsidRPr="00000000">
        <w:rPr>
          <w:rtl w:val="0"/>
        </w:rPr>
        <w:t xml:space="preserve"> Ensure the dashboard is responsive for easy access on mobile devices, allowing admins to manage the platform on the go.</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jc w:val="center"/>
        <w:rPr>
          <w:b w:val="1"/>
          <w:bCs w:val="1"/>
          <w:sz w:val="40"/>
          <w:szCs w:val="40"/>
          <w:u w:val="single"/>
        </w:rPr>
      </w:pPr>
      <w:commentRangeStart w:id="29"/>
      <w:r w:rsidDel="00000000" w:rsidR="00000000" w:rsidRPr="00000000">
        <w:rPr>
          <w:b w:val="1"/>
          <w:bCs w:val="1"/>
          <w:sz w:val="40"/>
          <w:szCs w:val="40"/>
          <w:u w:val="single"/>
          <w:rtl w:val="0"/>
        </w:rPr>
        <w:t xml:space="preserve">Book a Demo Call</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Step 1: Provide Your Email Address</w:t>
      </w:r>
    </w:p>
    <w:p w:rsidR="00000000" w:rsidDel="00000000" w:rsidP="00000000" w:rsidRDefault="00000000" w:rsidRPr="00000000" w14:paraId="00000477">
      <w:pPr>
        <w:rPr>
          <w:i w:val="1"/>
          <w:iCs w:val="1"/>
          <w:highlight w:val="cyan"/>
        </w:rPr>
      </w:pPr>
      <w:r w:rsidDel="00000000" w:rsidR="00000000" w:rsidRPr="00000000">
        <w:rPr>
          <w:i w:val="1"/>
          <w:iCs w:val="1"/>
          <w:highlight w:val="cyan"/>
          <w:rtl w:val="0"/>
        </w:rPr>
        <w:t xml:space="preserve">To get started, please share your email address so we can confirm your booking and send you call details.</w:t>
      </w:r>
    </w:p>
    <w:p w:rsidR="00000000" w:rsidDel="00000000" w:rsidP="00000000" w:rsidRDefault="00000000" w:rsidRPr="00000000" w14:paraId="00000478">
      <w:pPr>
        <w:rPr/>
      </w:pPr>
      <w:r w:rsidDel="00000000" w:rsidR="00000000" w:rsidRPr="00000000">
        <w:rPr>
          <w:rtl w:val="0"/>
        </w:rPr>
        <w:t xml:space="preserve">[Email Input Field]</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Step 2: Schedule Your Call</w:t>
      </w:r>
    </w:p>
    <w:p w:rsidR="00000000" w:rsidDel="00000000" w:rsidP="00000000" w:rsidRDefault="00000000" w:rsidRPr="00000000" w14:paraId="0000047B">
      <w:pPr>
        <w:rPr>
          <w:i w:val="1"/>
          <w:iCs w:val="1"/>
          <w:highlight w:val="cyan"/>
        </w:rPr>
      </w:pPr>
      <w:r w:rsidDel="00000000" w:rsidR="00000000" w:rsidRPr="00000000">
        <w:rPr>
          <w:i w:val="1"/>
          <w:iCs w:val="1"/>
          <w:highlight w:val="cyan"/>
          <w:rtl w:val="0"/>
        </w:rPr>
        <w:t xml:space="preserve">Pick a convenient time for a quick 20-minute demo call with our admin. We'll walk you through the platform and answer your questions!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[Embedded Calendar for Admin Availability]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Step 3: Answer Questions</w:t>
      </w:r>
    </w:p>
    <w:p w:rsidR="00000000" w:rsidDel="00000000" w:rsidP="00000000" w:rsidRDefault="00000000" w:rsidRPr="00000000" w14:paraId="00000480">
      <w:pPr>
        <w:rPr>
          <w:i w:val="1"/>
          <w:iCs w:val="1"/>
          <w:highlight w:val="cyan"/>
        </w:rPr>
      </w:pPr>
      <w:r w:rsidDel="00000000" w:rsidR="00000000" w:rsidRPr="00000000">
        <w:rPr>
          <w:i w:val="1"/>
          <w:iCs w:val="1"/>
          <w:highlight w:val="cyan"/>
          <w:rtl w:val="0"/>
        </w:rPr>
        <w:t xml:space="preserve">To make the most of your call, please answer these 4 basic questions.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highlight w:val="yellow"/>
        </w:rPr>
      </w:pPr>
      <w:r w:rsidDel="00000000" w:rsidR="00000000" w:rsidRPr="00000000">
        <w:rPr>
          <w:highlight w:val="yellow"/>
          <w:rtl w:val="0"/>
        </w:rPr>
        <w:t xml:space="preserve">So, we have a total of 4 questions. All questions will be the same just change the first question and replace it with the question mentioned below: </w:t>
      </w:r>
    </w:p>
    <w:p w:rsidR="00000000" w:rsidDel="00000000" w:rsidP="00000000" w:rsidRDefault="00000000" w:rsidRPr="00000000" w14:paraId="00000484">
      <w:pPr>
        <w:rPr>
          <w:highlight w:val="yellow"/>
        </w:rPr>
      </w:pPr>
      <w:r w:rsidDel="00000000" w:rsidR="00000000" w:rsidRPr="00000000">
        <w:rPr>
          <w:rtl w:val="0"/>
        </w:rPr>
      </w:r>
    </w:p>
    <w:p w:rsidR="00000000" w:rsidDel="00000000" w:rsidP="00000000" w:rsidRDefault="00000000" w:rsidRPr="00000000" w14:paraId="00000485">
      <w:pPr>
        <w:numPr>
          <w:ilvl w:val="0"/>
          <w:numId w:val="43"/>
        </w:numPr>
        <w:ind w:left="720" w:hanging="360"/>
        <w:rPr>
          <w:highlight w:val="yellow"/>
        </w:rPr>
      </w:pPr>
      <w:r w:rsidDel="00000000" w:rsidR="00000000" w:rsidRPr="00000000">
        <w:rPr>
          <w:highlight w:val="yellow"/>
          <w:rtl w:val="0"/>
        </w:rPr>
        <w:t xml:space="preserve">Which of our three categories best aligns with your services?</w:t>
      </w:r>
    </w:p>
    <w:p w:rsidR="00000000" w:rsidDel="00000000" w:rsidP="00000000" w:rsidRDefault="00000000" w:rsidRPr="00000000" w14:paraId="00000486">
      <w:pPr>
        <w:numPr>
          <w:ilvl w:val="0"/>
          <w:numId w:val="73"/>
        </w:numPr>
        <w:ind w:left="720" w:hanging="360"/>
        <w:rPr>
          <w:highlight w:val="yellow"/>
        </w:rPr>
      </w:pPr>
      <w:r w:rsidDel="00000000" w:rsidR="00000000" w:rsidRPr="00000000">
        <w:rPr>
          <w:highlight w:val="yellow"/>
          <w:rtl w:val="0"/>
        </w:rPr>
        <w:t xml:space="preserve">Academic Tutoring</w:t>
      </w:r>
    </w:p>
    <w:p w:rsidR="00000000" w:rsidDel="00000000" w:rsidP="00000000" w:rsidRDefault="00000000" w:rsidRPr="00000000" w14:paraId="00000487">
      <w:pPr>
        <w:numPr>
          <w:ilvl w:val="0"/>
          <w:numId w:val="73"/>
        </w:numPr>
        <w:ind w:left="720" w:hanging="360"/>
        <w:rPr>
          <w:highlight w:val="yellow"/>
        </w:rPr>
      </w:pPr>
      <w:r w:rsidDel="00000000" w:rsidR="00000000" w:rsidRPr="00000000">
        <w:rPr>
          <w:highlight w:val="yellow"/>
          <w:rtl w:val="0"/>
        </w:rPr>
        <w:t xml:space="preserve">Life Coaching</w:t>
      </w:r>
    </w:p>
    <w:p w:rsidR="00000000" w:rsidDel="00000000" w:rsidP="00000000" w:rsidRDefault="00000000" w:rsidRPr="00000000" w14:paraId="00000488">
      <w:pPr>
        <w:numPr>
          <w:ilvl w:val="0"/>
          <w:numId w:val="73"/>
        </w:numPr>
        <w:ind w:left="720" w:hanging="360"/>
        <w:rPr>
          <w:highlight w:val="yellow"/>
        </w:rPr>
      </w:pPr>
      <w:r w:rsidDel="00000000" w:rsidR="00000000" w:rsidRPr="00000000">
        <w:rPr>
          <w:highlight w:val="yellow"/>
          <w:rtl w:val="0"/>
        </w:rPr>
        <w:t xml:space="preserve">Skill Development</w:t>
      </w:r>
    </w:p>
    <w:p w:rsidR="00000000" w:rsidDel="00000000" w:rsidP="00000000" w:rsidRDefault="00000000" w:rsidRPr="00000000" w14:paraId="00000489">
      <w:pPr>
        <w:numPr>
          <w:ilvl w:val="0"/>
          <w:numId w:val="73"/>
        </w:numPr>
        <w:ind w:left="720" w:hanging="360"/>
        <w:rPr>
          <w:highlight w:val="yellow"/>
        </w:rPr>
      </w:pPr>
      <w:r w:rsidDel="00000000" w:rsidR="00000000" w:rsidRPr="00000000">
        <w:rPr>
          <w:highlight w:val="yellow"/>
          <w:rtl w:val="0"/>
        </w:rPr>
        <w:t xml:space="preserve">All of the above </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Step 4: Confirmation Message</w:t>
      </w:r>
    </w:p>
    <w:p w:rsidR="00000000" w:rsidDel="00000000" w:rsidP="00000000" w:rsidRDefault="00000000" w:rsidRPr="00000000" w14:paraId="0000048D">
      <w:pPr>
        <w:rPr>
          <w:highlight w:val="cyan"/>
        </w:rPr>
      </w:pPr>
      <w:r w:rsidDel="00000000" w:rsidR="00000000" w:rsidRPr="00000000">
        <w:rPr>
          <w:highlight w:val="cyan"/>
          <w:rtl w:val="0"/>
        </w:rPr>
        <w:t xml:space="preserve">🎉 Woohoo!</w:t>
      </w:r>
    </w:p>
    <w:p w:rsidR="00000000" w:rsidDel="00000000" w:rsidP="00000000" w:rsidRDefault="00000000" w:rsidRPr="00000000" w14:paraId="0000048E">
      <w:pPr>
        <w:rPr>
          <w:highlight w:val="cyan"/>
        </w:rPr>
      </w:pPr>
      <w:r w:rsidDel="00000000" w:rsidR="00000000" w:rsidRPr="00000000">
        <w:rPr>
          <w:highlight w:val="cyan"/>
          <w:rtl w:val="0"/>
        </w:rPr>
        <w:t xml:space="preserve">We’re thrilled to meet you on the call and help you kickstart your successful journey with EmpowerEd Learnings.</w:t>
      </w:r>
    </w:p>
    <w:p w:rsidR="00000000" w:rsidDel="00000000" w:rsidP="00000000" w:rsidRDefault="00000000" w:rsidRPr="00000000" w14:paraId="0000048F">
      <w:pPr>
        <w:rPr>
          <w:highlight w:val="cyan"/>
        </w:rPr>
      </w:pPr>
      <w:r w:rsidDel="00000000" w:rsidR="00000000" w:rsidRPr="00000000">
        <w:rPr>
          <w:highlight w:val="cyan"/>
          <w:rtl w:val="0"/>
        </w:rPr>
        <w:t xml:space="preserve">Check your email for confirmation and call details. See you soon!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spacing w:after="240" w:before="240" w:lineRule="auto"/>
        <w:rPr>
          <w:b w:val="1"/>
          <w:bCs w:val="1"/>
        </w:rPr>
      </w:pPr>
      <w:r w:rsidDel="00000000" w:rsidR="00000000" w:rsidRPr="00000000">
        <w:rPr>
          <w:rtl w:val="0"/>
        </w:rPr>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a1yuowkujh00" w:id="29"/>
      <w:bookmarkEnd w:id="29"/>
      <w:r w:rsidDel="00000000" w:rsidR="00000000" w:rsidRPr="00000000">
        <w:rPr>
          <w:b w:val="1"/>
          <w:bCs w:val="1"/>
          <w:sz w:val="34"/>
          <w:szCs w:val="34"/>
          <w:rtl w:val="0"/>
        </w:rPr>
        <w:t xml:space="preserve">🚀 EmpowerED Learnings Pre-Launch Checklist</w:t>
      </w:r>
    </w:p>
    <w:p w:rsidR="00000000" w:rsidDel="00000000" w:rsidP="00000000" w:rsidRDefault="00000000" w:rsidRPr="00000000" w14:paraId="000004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Final QA testing of mentor, student, and admin dashboards (click every button, try booking/canceling/rescheduling)</w:t>
        <w:br w:type="textWrapping"/>
        <w:t xml:space="preserve"> ✅ Double-check Stripe payment flow (test real + sandbox transactions)</w:t>
        <w:br w:type="textWrapping"/>
        <w:t xml:space="preserve"> ✅ Review all emails (welcome, booking confirmations, support responses) for clarity + branding</w:t>
        <w:br w:type="textWrapping"/>
        <w:t xml:space="preserve"> ✅ Check mobile and tablet responsiveness</w:t>
        <w:br w:type="textWrapping"/>
        <w:t xml:space="preserve"> ✅ Confirm privacy policy, T&amp;Cs, and rescheduling/payment policies are visible where needed</w:t>
        <w:br w:type="textWrapping"/>
        <w:t xml:space="preserve"> ✅ Verify support button works and test response workflow</w:t>
      </w:r>
    </w:p>
    <w:p w:rsidR="00000000" w:rsidDel="00000000" w:rsidP="00000000" w:rsidRDefault="00000000" w:rsidRPr="00000000" w14:paraId="000004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Prepare mentor onboarding pack (guides, video intro, FAQ)</w:t>
        <w:br w:type="textWrapping"/>
        <w:t xml:space="preserve"> ✅ Prepare social media and email announcements</w:t>
        <w:br w:type="textWrapping"/>
        <w:t xml:space="preserve"> ✅ Set up Google Analytics / SEO basics (page titles, meta descriptions, alt text)</w:t>
      </w:r>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b1jq2xvtp395" w:id="30"/>
      <w:bookmarkEnd w:id="30"/>
      <w:r w:rsidDel="00000000" w:rsidR="00000000" w:rsidRPr="00000000">
        <w:rPr>
          <w:b w:val="1"/>
          <w:bCs w:val="1"/>
          <w:color w:val="000000"/>
          <w:sz w:val="26"/>
          <w:szCs w:val="26"/>
          <w:rtl w:val="0"/>
        </w:rPr>
        <w:t xml:space="preserve">📌 Day 1-3: Final Readiness</w:t>
      </w:r>
    </w:p>
    <w:p w:rsidR="00000000" w:rsidDel="00000000" w:rsidP="00000000" w:rsidRDefault="00000000" w:rsidRPr="00000000" w14:paraId="000004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Test end-to-end experience (signup, booking, payment, cancellation, reschedule)</w:t>
        <w:br w:type="textWrapping"/>
        <w:t xml:space="preserve"> ✅ Ensure dashboards load fast + clean on mobile</w:t>
        <w:br w:type="textWrapping"/>
        <w:t xml:space="preserve"> ✅ Polish key pages (Why EmpowerED? How it Works? Mentor Benefits? Student Benefits?)</w:t>
        <w:br w:type="textWrapping"/>
        <w:t xml:space="preserve"> ✅ Activate Google Analytics, basic SEO, and conversion tracking</w:t>
      </w:r>
    </w:p>
    <w:p w:rsidR="00000000" w:rsidDel="00000000" w:rsidP="00000000" w:rsidRDefault="00000000" w:rsidRPr="00000000" w14:paraId="000004A6">
      <w:pPr>
        <w:spacing w:after="240" w:before="240" w:lineRule="auto"/>
        <w:rPr>
          <w:b w:val="1"/>
          <w:bCs w:val="1"/>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b w:val="1"/>
          <w:bCs w:val="1"/>
          <w:rtl w:val="0"/>
        </w:rPr>
        <w:t xml:space="preserve">Category Names:</w:t>
      </w: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Academic Tutoring, Skill Development, Life Coaching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Mentor Category selection:</w:t>
      </w:r>
    </w:p>
    <w:p w:rsidR="00000000" w:rsidDel="00000000" w:rsidP="00000000" w:rsidRDefault="00000000" w:rsidRPr="00000000" w14:paraId="000004B0">
      <w:pPr>
        <w:rPr>
          <w:b w:val="1"/>
          <w:bCs w:val="1"/>
        </w:rPr>
      </w:pPr>
      <w:r w:rsidDel="00000000" w:rsidR="00000000" w:rsidRPr="00000000">
        <w:rPr>
          <w:b w:val="1"/>
          <w:bCs w:val="1"/>
          <w:rtl w:val="0"/>
        </w:rPr>
        <w:t xml:space="preserve">Select main Category </w:t>
      </w:r>
    </w:p>
    <w:p w:rsidR="00000000" w:rsidDel="00000000" w:rsidP="00000000" w:rsidRDefault="00000000" w:rsidRPr="00000000" w14:paraId="000004B1">
      <w:pPr>
        <w:rPr>
          <w:b w:val="1"/>
          <w:bCs w:val="1"/>
        </w:rPr>
      </w:pPr>
      <w:r w:rsidDel="00000000" w:rsidR="00000000" w:rsidRPr="00000000">
        <w:rPr>
          <w:b w:val="1"/>
          <w:bCs w:val="1"/>
          <w:rtl w:val="0"/>
        </w:rPr>
        <w:t xml:space="preserve">Select Sub-category </w:t>
      </w:r>
    </w:p>
    <w:p w:rsidR="00000000" w:rsidDel="00000000" w:rsidP="00000000" w:rsidRDefault="00000000" w:rsidRPr="00000000" w14:paraId="000004B2">
      <w:pPr>
        <w:rPr>
          <w:b w:val="1"/>
          <w:bCs w:val="1"/>
        </w:rPr>
      </w:pPr>
      <w:r w:rsidDel="00000000" w:rsidR="00000000" w:rsidRPr="00000000">
        <w:rPr>
          <w:b w:val="1"/>
          <w:bCs w:val="1"/>
          <w:rtl w:val="0"/>
        </w:rPr>
        <w:t xml:space="preserve">Area of Expertise</w:t>
      </w:r>
    </w:p>
    <w:p w:rsidR="00000000" w:rsidDel="00000000" w:rsidP="00000000" w:rsidRDefault="00000000" w:rsidRPr="00000000" w14:paraId="000004B3">
      <w:pPr>
        <w:rPr>
          <w:b w:val="1"/>
          <w:bCs w:val="1"/>
        </w:rPr>
      </w:pP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rtl w:val="0"/>
        </w:rPr>
      </w:r>
    </w:p>
    <w:p w:rsidR="00000000" w:rsidDel="00000000" w:rsidP="00000000" w:rsidRDefault="00000000" w:rsidRPr="00000000" w14:paraId="000004B6">
      <w:pPr>
        <w:jc w:val="center"/>
        <w:rPr>
          <w:b w:val="1"/>
          <w:bCs w:val="1"/>
          <w:sz w:val="28"/>
          <w:szCs w:val="28"/>
        </w:rPr>
      </w:pPr>
      <w:r w:rsidDel="00000000" w:rsidR="00000000" w:rsidRPr="00000000">
        <w:rPr>
          <w:b w:val="1"/>
          <w:bCs w:val="1"/>
          <w:sz w:val="28"/>
          <w:szCs w:val="28"/>
          <w:rtl w:val="0"/>
        </w:rPr>
        <w:t xml:space="preserve">Content Changes for Mentor Dashboard </w:t>
      </w:r>
    </w:p>
    <w:p w:rsidR="00000000" w:rsidDel="00000000" w:rsidP="00000000" w:rsidRDefault="00000000" w:rsidRPr="00000000" w14:paraId="000004B7">
      <w:pPr>
        <w:jc w:val="center"/>
        <w:rPr>
          <w:b w:val="1"/>
          <w:bCs w:val="1"/>
          <w:sz w:val="28"/>
          <w:szCs w:val="28"/>
        </w:rPr>
      </w:pPr>
      <w:r w:rsidDel="00000000" w:rsidR="00000000" w:rsidRPr="00000000">
        <w:rPr>
          <w:rtl w:val="0"/>
        </w:rPr>
      </w:r>
    </w:p>
    <w:p w:rsidR="00000000" w:rsidDel="00000000" w:rsidP="00000000" w:rsidRDefault="00000000" w:rsidRPr="00000000" w14:paraId="000004B8">
      <w:pPr>
        <w:rPr>
          <w:b w:val="1"/>
          <w:bCs w:val="1"/>
        </w:rPr>
      </w:pPr>
      <w:r w:rsidDel="00000000" w:rsidR="00000000" w:rsidRPr="00000000">
        <w:rPr>
          <w:b w:val="1"/>
          <w:bCs w:val="1"/>
          <w:rtl w:val="0"/>
        </w:rPr>
        <w:t xml:space="preserve">Under Profile Completion Status:</w:t>
      </w:r>
    </w:p>
    <w:p w:rsidR="00000000" w:rsidDel="00000000" w:rsidP="00000000" w:rsidRDefault="00000000" w:rsidRPr="00000000" w14:paraId="000004B9">
      <w:pPr>
        <w:rPr/>
      </w:pPr>
      <w:r w:rsidDel="00000000" w:rsidR="00000000" w:rsidRPr="00000000">
        <w:rPr>
          <w:rtl w:val="0"/>
        </w:rPr>
        <w:t xml:space="preserve">“Your profile must be 100% complete and verified before it goes live to the public.”</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b w:val="1"/>
          <w:bCs w:val="1"/>
        </w:rPr>
      </w:pPr>
      <w:r w:rsidDel="00000000" w:rsidR="00000000" w:rsidRPr="00000000">
        <w:rPr>
          <w:b w:val="1"/>
          <w:bCs w:val="1"/>
          <w:rtl w:val="0"/>
        </w:rPr>
        <w:t xml:space="preserve">Under Current Plan </w:t>
      </w:r>
    </w:p>
    <w:p w:rsidR="00000000" w:rsidDel="00000000" w:rsidP="00000000" w:rsidRDefault="00000000" w:rsidRPr="00000000" w14:paraId="000004BC">
      <w:pPr>
        <w:rPr/>
      </w:pPr>
      <w:r w:rsidDel="00000000" w:rsidR="00000000" w:rsidRPr="00000000">
        <w:rPr>
          <w:rtl w:val="0"/>
        </w:rPr>
        <w:t xml:space="preserve">“You are currently on a free trial . After your trial ends, you will be charged X amount </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Cancel Subscription</w:t>
        <w:br w:type="textWrapping"/>
      </w:r>
      <w:r w:rsidDel="00000000" w:rsidR="00000000" w:rsidRPr="00000000">
        <w:rPr>
          <w:rtl w:val="0"/>
        </w:rPr>
        <w:t xml:space="preserve"> Are you sure you want to cancel your subscription?</w:t>
      </w:r>
    </w:p>
    <w:p w:rsidR="00000000" w:rsidDel="00000000" w:rsidP="00000000" w:rsidRDefault="00000000" w:rsidRPr="00000000" w14:paraId="000004BE">
      <w:pPr>
        <w:spacing w:after="240" w:before="240" w:lineRule="auto"/>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Upcoming Payment:</w:t>
      </w:r>
      <w:r w:rsidDel="00000000" w:rsidR="00000000" w:rsidRPr="00000000">
        <w:rPr>
          <w:sz w:val="18"/>
          <w:szCs w:val="18"/>
          <w:rtl w:val="0"/>
        </w:rPr>
        <w:t xml:space="preserve"> $390 (billed every 6 months)   </w:t>
      </w:r>
      <w:r w:rsidDel="00000000" w:rsidR="00000000" w:rsidRPr="00000000">
        <w:rPr>
          <w:b w:val="1"/>
          <w:bCs w:val="1"/>
          <w:sz w:val="18"/>
          <w:szCs w:val="18"/>
          <w:rtl w:val="0"/>
        </w:rPr>
        <w:t xml:space="preserve">Next Billing Date:</w:t>
      </w:r>
      <w:r w:rsidDel="00000000" w:rsidR="00000000" w:rsidRPr="00000000">
        <w:rPr>
          <w:sz w:val="18"/>
          <w:szCs w:val="18"/>
          <w:rtl w:val="0"/>
        </w:rPr>
        <w:t xml:space="preserve"> [Show date here dynamically]</w:t>
      </w:r>
    </w:p>
    <w:p w:rsidR="00000000" w:rsidDel="00000000" w:rsidP="00000000" w:rsidRDefault="00000000" w:rsidRPr="00000000" w14:paraId="000004BF">
      <w:pPr>
        <w:spacing w:after="240" w:before="240" w:lineRule="auto"/>
        <w:rPr/>
      </w:pPr>
      <w:r w:rsidDel="00000000" w:rsidR="00000000" w:rsidRPr="00000000">
        <w:rPr>
          <w:i w:val="1"/>
          <w:iCs w:val="1"/>
          <w:rtl w:val="0"/>
        </w:rPr>
        <w:t xml:space="preserve">⚠️ To avoid extra charges, please cancel before your next billing cycle</w:t>
      </w:r>
      <w:r w:rsidDel="00000000" w:rsidR="00000000" w:rsidRPr="00000000">
        <w:rPr>
          <w:rtl w:val="0"/>
        </w:rPr>
        <w:t xml:space="preserve">.</w:t>
        <w:br w:type="textWrapping"/>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[Keep Subscription]</w:t>
      </w:r>
      <w:r w:rsidDel="00000000" w:rsidR="00000000" w:rsidRPr="00000000">
        <w:rPr>
          <w:rtl w:val="0"/>
        </w:rPr>
        <w:t xml:space="preserve">  </w:t>
      </w:r>
      <w:r w:rsidDel="00000000" w:rsidR="00000000" w:rsidRPr="00000000">
        <w:rPr>
          <w:b w:val="1"/>
          <w:bCs w:val="1"/>
          <w:rtl w:val="0"/>
        </w:rPr>
        <w:t xml:space="preserve">[ Yes, Cancel Subscription]</w:t>
      </w:r>
    </w:p>
    <w:p w:rsidR="00000000" w:rsidDel="00000000" w:rsidP="00000000" w:rsidRDefault="00000000" w:rsidRPr="00000000" w14:paraId="000004C1">
      <w:pPr>
        <w:spacing w:after="240" w:before="240" w:lineRule="auto"/>
        <w:rPr>
          <w:b w:val="1"/>
          <w:bCs w:val="1"/>
        </w:rPr>
      </w:pPr>
      <w:r w:rsidDel="00000000" w:rsidR="00000000" w:rsidRPr="00000000">
        <w:rPr>
          <w:rtl w:val="0"/>
        </w:rPr>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ap67dt8z1ubw" w:id="31"/>
      <w:bookmarkEnd w:id="31"/>
      <w:r w:rsidDel="00000000" w:rsidR="00000000" w:rsidRPr="00000000">
        <w:rPr>
          <w:rtl w:val="0"/>
        </w:rPr>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xxlp4sjj7hgj" w:id="32"/>
      <w:bookmarkEnd w:id="32"/>
      <w:r w:rsidDel="00000000" w:rsidR="00000000" w:rsidRPr="00000000">
        <w:rPr>
          <w:rtl w:val="0"/>
        </w:rPr>
      </w:r>
    </w:p>
    <w:p w:rsidR="00000000" w:rsidDel="00000000" w:rsidP="00000000" w:rsidRDefault="00000000" w:rsidRPr="00000000" w14:paraId="000004C4">
      <w:pPr>
        <w:pStyle w:val="Heading3"/>
        <w:keepNext w:val="0"/>
        <w:keepLines w:val="0"/>
        <w:spacing w:before="280" w:lineRule="auto"/>
        <w:rPr>
          <w:b w:val="1"/>
          <w:bCs w:val="1"/>
          <w:color w:val="000000"/>
          <w:sz w:val="26"/>
          <w:szCs w:val="26"/>
          <w:highlight w:val="white"/>
        </w:rPr>
      </w:pPr>
      <w:bookmarkStart w:colFirst="0" w:colLast="0" w:name="_xh96t28p3izh" w:id="33"/>
      <w:bookmarkEnd w:id="33"/>
      <w:r w:rsidDel="00000000" w:rsidR="00000000" w:rsidRPr="00000000">
        <w:rPr>
          <w:b w:val="1"/>
          <w:bCs w:val="1"/>
          <w:color w:val="000000"/>
          <w:sz w:val="26"/>
          <w:szCs w:val="26"/>
          <w:highlight w:val="white"/>
          <w:rtl w:val="0"/>
        </w:rPr>
        <w:t xml:space="preserve">Category Selection </w:t>
      </w:r>
    </w:p>
    <w:p w:rsidR="00000000" w:rsidDel="00000000" w:rsidP="00000000" w:rsidRDefault="00000000" w:rsidRPr="00000000" w14:paraId="000004C5">
      <w:pPr>
        <w:rPr>
          <w:i w:val="1"/>
          <w:iCs w:val="1"/>
          <w:highlight w:val="yellow"/>
        </w:rPr>
      </w:pPr>
      <w:r w:rsidDel="00000000" w:rsidR="00000000" w:rsidRPr="00000000">
        <w:rPr>
          <w:i w:val="1"/>
          <w:iCs w:val="1"/>
          <w:highlight w:val="yellow"/>
          <w:rtl w:val="0"/>
        </w:rPr>
        <w:t xml:space="preserve">( Pick a main category to list yourself as a mentor. Premium members who qualify can list in </w:t>
      </w:r>
      <w:r w:rsidDel="00000000" w:rsidR="00000000" w:rsidRPr="00000000">
        <w:rPr>
          <w:b w:val="1"/>
          <w:bCs w:val="1"/>
          <w:i w:val="1"/>
          <w:iCs w:val="1"/>
          <w:highlight w:val="yellow"/>
          <w:rtl w:val="0"/>
        </w:rPr>
        <w:t xml:space="preserve">multiple categories</w:t>
      </w:r>
      <w:r w:rsidDel="00000000" w:rsidR="00000000" w:rsidRPr="00000000">
        <w:rPr>
          <w:i w:val="1"/>
          <w:iCs w:val="1"/>
          <w:highlight w:val="yellow"/>
          <w:rtl w:val="0"/>
        </w:rPr>
        <w:t xml:space="preserve">.)</w:t>
      </w:r>
    </w:p>
    <w:p w:rsidR="00000000" w:rsidDel="00000000" w:rsidP="00000000" w:rsidRDefault="00000000" w:rsidRPr="00000000" w14:paraId="000004C6">
      <w:pPr>
        <w:rPr>
          <w:highlight w:val="white"/>
        </w:rPr>
      </w:pPr>
      <w:r w:rsidDel="00000000" w:rsidR="00000000" w:rsidRPr="00000000">
        <w:rPr>
          <w:rtl w:val="0"/>
        </w:rPr>
      </w:r>
    </w:p>
    <w:p w:rsidR="00000000" w:rsidDel="00000000" w:rsidP="00000000" w:rsidRDefault="00000000" w:rsidRPr="00000000" w14:paraId="000004C7">
      <w:pPr>
        <w:numPr>
          <w:ilvl w:val="0"/>
          <w:numId w:val="20"/>
        </w:numPr>
        <w:spacing w:after="0" w:afterAutospacing="0" w:before="240" w:lineRule="auto"/>
        <w:ind w:left="720" w:hanging="360"/>
        <w:rPr>
          <w:b w:val="1"/>
          <w:bCs w:val="1"/>
          <w:highlight w:val="white"/>
        </w:rPr>
      </w:pPr>
      <w:r w:rsidDel="00000000" w:rsidR="00000000" w:rsidRPr="00000000">
        <w:rPr>
          <w:b w:val="1"/>
          <w:bCs w:val="1"/>
          <w:highlight w:val="white"/>
          <w:rtl w:val="0"/>
        </w:rPr>
        <w:t xml:space="preserve">Academic Tutors: “Select your subcategory”, then “area of expertise”.</w:t>
        <w:br w:type="textWrapping"/>
      </w:r>
    </w:p>
    <w:p w:rsidR="00000000" w:rsidDel="00000000" w:rsidP="00000000" w:rsidRDefault="00000000" w:rsidRPr="00000000" w14:paraId="000004C8">
      <w:pPr>
        <w:numPr>
          <w:ilvl w:val="0"/>
          <w:numId w:val="20"/>
        </w:numPr>
        <w:spacing w:after="0" w:afterAutospacing="0" w:before="0" w:beforeAutospacing="0" w:lineRule="auto"/>
        <w:ind w:left="720" w:hanging="360"/>
        <w:rPr>
          <w:b w:val="1"/>
          <w:bCs w:val="1"/>
          <w:highlight w:val="white"/>
        </w:rPr>
      </w:pPr>
      <w:r w:rsidDel="00000000" w:rsidR="00000000" w:rsidRPr="00000000">
        <w:rPr>
          <w:b w:val="1"/>
          <w:bCs w:val="1"/>
          <w:highlight w:val="white"/>
          <w:rtl w:val="0"/>
        </w:rPr>
        <w:t xml:space="preserve">Skill Development Mentors: “Select your subcategory”, then “area of expertise”.</w:t>
        <w:br w:type="textWrapping"/>
      </w:r>
    </w:p>
    <w:p w:rsidR="00000000" w:rsidDel="00000000" w:rsidP="00000000" w:rsidRDefault="00000000" w:rsidRPr="00000000" w14:paraId="000004C9">
      <w:pPr>
        <w:numPr>
          <w:ilvl w:val="0"/>
          <w:numId w:val="20"/>
        </w:numPr>
        <w:spacing w:after="240" w:before="0" w:beforeAutospacing="0" w:lineRule="auto"/>
        <w:ind w:left="720" w:hanging="360"/>
        <w:rPr>
          <w:b w:val="1"/>
          <w:bCs w:val="1"/>
          <w:highlight w:val="white"/>
        </w:rPr>
      </w:pPr>
      <w:r w:rsidDel="00000000" w:rsidR="00000000" w:rsidRPr="00000000">
        <w:rPr>
          <w:b w:val="1"/>
          <w:bCs w:val="1"/>
          <w:highlight w:val="white"/>
          <w:rtl w:val="0"/>
        </w:rPr>
        <w:t xml:space="preserve">Life Coaches: “Select your subcategory” “area of expertise”.</w:t>
      </w:r>
      <w:r w:rsidDel="00000000" w:rsidR="00000000" w:rsidRPr="00000000">
        <w:rPr>
          <w:rtl w:val="0"/>
        </w:rPr>
      </w:r>
    </w:p>
    <w:p w:rsidR="00000000" w:rsidDel="00000000" w:rsidP="00000000" w:rsidRDefault="00000000" w:rsidRPr="00000000" w14:paraId="000004CA">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4CB">
      <w:pPr>
        <w:rPr>
          <w:b w:val="1"/>
          <w:bCs w:val="1"/>
          <w:highlight w:val="yellow"/>
        </w:rPr>
      </w:pPr>
      <w:commentRangeStart w:id="30"/>
      <w:r w:rsidDel="00000000" w:rsidR="00000000" w:rsidRPr="00000000">
        <w:rPr>
          <w:b w:val="1"/>
          <w:bCs w:val="1"/>
          <w:highlight w:val="yellow"/>
          <w:rtl w:val="0"/>
        </w:rPr>
        <w:t xml:space="preserve">premium members can select up to Three Main Categories</w:t>
      </w:r>
    </w:p>
    <w:p w:rsidR="00000000" w:rsidDel="00000000" w:rsidP="00000000" w:rsidRDefault="00000000" w:rsidRPr="00000000" w14:paraId="000004CC">
      <w:pPr>
        <w:rPr>
          <w:b w:val="1"/>
          <w:bCs w:val="1"/>
          <w:highlight w:val="yellow"/>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b w:val="1"/>
          <w:bCs w:val="1"/>
          <w:rtl w:val="0"/>
        </w:rPr>
        <w:t xml:space="preserve">Academic Tutoring: (Main)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b w:val="1"/>
          <w:bCs w:val="1"/>
        </w:rPr>
      </w:pPr>
      <w:r w:rsidDel="00000000" w:rsidR="00000000" w:rsidRPr="00000000">
        <w:rPr>
          <w:b w:val="1"/>
          <w:bCs w:val="1"/>
          <w:rtl w:val="0"/>
        </w:rPr>
        <w:t xml:space="preserve">Subcategories</w:t>
      </w:r>
    </w:p>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Subcategory</w:t>
      </w:r>
      <w:r w:rsidDel="00000000" w:rsidR="00000000" w:rsidRPr="00000000">
        <w:rPr>
          <w:rtl w:val="0"/>
        </w:rPr>
        <w:t xml:space="preserve">: </w:t>
      </w:r>
      <w:r w:rsidDel="00000000" w:rsidR="00000000" w:rsidRPr="00000000">
        <w:rPr>
          <w:b w:val="1"/>
          <w:bCs w:val="1"/>
          <w:rtl w:val="0"/>
        </w:rPr>
        <w:t xml:space="preserve">Mathematics</w:t>
      </w:r>
      <w:r w:rsidDel="00000000" w:rsidR="00000000" w:rsidRPr="00000000">
        <w:rPr>
          <w:rtl w:val="0"/>
        </w:rPr>
        <w:t xml:space="preserve"> , </w:t>
      </w:r>
      <w:r w:rsidDel="00000000" w:rsidR="00000000" w:rsidRPr="00000000">
        <w:rPr>
          <w:b w:val="1"/>
          <w:bCs w:val="1"/>
          <w:rtl w:val="0"/>
        </w:rPr>
        <w:t xml:space="preserve">Area of Expertsie</w:t>
      </w:r>
      <w:r w:rsidDel="00000000" w:rsidR="00000000" w:rsidRPr="00000000">
        <w:rPr>
          <w:rtl w:val="0"/>
        </w:rPr>
        <w:t xml:space="preserve"> (Algebra, Geometry, Calculus, Trigonometry, Statistics)</w:t>
      </w:r>
    </w:p>
    <w:p w:rsidR="00000000" w:rsidDel="00000000" w:rsidP="00000000" w:rsidRDefault="00000000" w:rsidRPr="00000000" w14:paraId="000004D2">
      <w:pPr>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Subcategory</w:t>
      </w:r>
      <w:r w:rsidDel="00000000" w:rsidR="00000000" w:rsidRPr="00000000">
        <w:rPr>
          <w:rtl w:val="0"/>
        </w:rPr>
        <w:t xml:space="preserve">: </w:t>
      </w:r>
      <w:r w:rsidDel="00000000" w:rsidR="00000000" w:rsidRPr="00000000">
        <w:rPr>
          <w:b w:val="1"/>
          <w:bCs w:val="1"/>
          <w:rtl w:val="0"/>
        </w:rPr>
        <w:t xml:space="preserve">Science, Area of Expertsie </w:t>
      </w:r>
      <w:r w:rsidDel="00000000" w:rsidR="00000000" w:rsidRPr="00000000">
        <w:rPr>
          <w:rtl w:val="0"/>
        </w:rPr>
        <w:t xml:space="preserve"> (Biology, Chemistry, Physics, Environmental Science, Anatomy &amp; Physiology)</w:t>
      </w:r>
    </w:p>
    <w:p w:rsidR="00000000" w:rsidDel="00000000" w:rsidP="00000000" w:rsidRDefault="00000000" w:rsidRPr="00000000" w14:paraId="000004D3">
      <w:pPr>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Subcategory</w:t>
      </w:r>
      <w:r w:rsidDel="00000000" w:rsidR="00000000" w:rsidRPr="00000000">
        <w:rPr>
          <w:rtl w:val="0"/>
        </w:rPr>
        <w:t xml:space="preserve">: </w:t>
      </w:r>
      <w:r w:rsidDel="00000000" w:rsidR="00000000" w:rsidRPr="00000000">
        <w:rPr>
          <w:b w:val="1"/>
          <w:bCs w:val="1"/>
          <w:rtl w:val="0"/>
        </w:rPr>
        <w:t xml:space="preserve">English &amp; Literature, </w:t>
      </w:r>
      <w:r w:rsidDel="00000000" w:rsidR="00000000" w:rsidRPr="00000000">
        <w:rPr>
          <w:rtl w:val="0"/>
        </w:rPr>
        <w:t xml:space="preserve"> </w:t>
      </w:r>
      <w:r w:rsidDel="00000000" w:rsidR="00000000" w:rsidRPr="00000000">
        <w:rPr>
          <w:b w:val="1"/>
          <w:bCs w:val="1"/>
          <w:rtl w:val="0"/>
        </w:rPr>
        <w:t xml:space="preserve">Area of Expertsie </w:t>
      </w:r>
      <w:r w:rsidDel="00000000" w:rsidR="00000000" w:rsidRPr="00000000">
        <w:rPr>
          <w:rtl w:val="0"/>
        </w:rPr>
        <w:t xml:space="preserve">(Grammar, Essay Writing, Reading Comprehension, Creative Writing, AP English)</w:t>
      </w:r>
    </w:p>
    <w:p w:rsidR="00000000" w:rsidDel="00000000" w:rsidP="00000000" w:rsidRDefault="00000000" w:rsidRPr="00000000" w14:paraId="000004D4">
      <w:pPr>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Subcategory</w:t>
      </w:r>
      <w:r w:rsidDel="00000000" w:rsidR="00000000" w:rsidRPr="00000000">
        <w:rPr>
          <w:rtl w:val="0"/>
        </w:rPr>
        <w:t xml:space="preserve">: </w:t>
      </w:r>
      <w:r w:rsidDel="00000000" w:rsidR="00000000" w:rsidRPr="00000000">
        <w:rPr>
          <w:b w:val="1"/>
          <w:bCs w:val="1"/>
          <w:rtl w:val="0"/>
        </w:rPr>
        <w:t xml:space="preserve">History &amp; Social Studies</w:t>
      </w:r>
      <w:r w:rsidDel="00000000" w:rsidR="00000000" w:rsidRPr="00000000">
        <w:rPr>
          <w:rtl w:val="0"/>
        </w:rPr>
        <w:t xml:space="preserve"> , </w:t>
      </w:r>
      <w:r w:rsidDel="00000000" w:rsidR="00000000" w:rsidRPr="00000000">
        <w:rPr>
          <w:b w:val="1"/>
          <w:bCs w:val="1"/>
          <w:rtl w:val="0"/>
        </w:rPr>
        <w:t xml:space="preserve">Area of Expertsie </w:t>
      </w:r>
      <w:r w:rsidDel="00000000" w:rsidR="00000000" w:rsidRPr="00000000">
        <w:rPr>
          <w:rtl w:val="0"/>
        </w:rPr>
        <w:t xml:space="preserve">(World History, U.S. History, Civics &amp; Government, Geography, Economics)</w:t>
      </w:r>
    </w:p>
    <w:p w:rsidR="00000000" w:rsidDel="00000000" w:rsidP="00000000" w:rsidRDefault="00000000" w:rsidRPr="00000000" w14:paraId="000004D5">
      <w:pPr>
        <w:rPr/>
      </w:pPr>
      <w:r w:rsidDel="00000000" w:rsidR="00000000" w:rsidRPr="00000000">
        <w:rPr>
          <w:rFonts w:ascii="Andika" w:cs="Andika" w:eastAsia="Andika" w:hAnsi="Andika"/>
          <w:rtl w:val="0"/>
        </w:rPr>
        <w:t xml:space="preserve">5️⃣</w:t>
      </w:r>
      <w:r w:rsidDel="00000000" w:rsidR="00000000" w:rsidRPr="00000000">
        <w:rPr>
          <w:b w:val="1"/>
          <w:bCs w:val="1"/>
          <w:rtl w:val="0"/>
        </w:rPr>
        <w:t xml:space="preserve">Subcategory</w:t>
      </w:r>
      <w:r w:rsidDel="00000000" w:rsidR="00000000" w:rsidRPr="00000000">
        <w:rPr>
          <w:rtl w:val="0"/>
        </w:rPr>
        <w:t xml:space="preserve">: </w:t>
      </w:r>
      <w:r w:rsidDel="00000000" w:rsidR="00000000" w:rsidRPr="00000000">
        <w:rPr>
          <w:b w:val="1"/>
          <w:bCs w:val="1"/>
          <w:rtl w:val="0"/>
        </w:rPr>
        <w:t xml:space="preserve">Test Prep &amp; College Readiness, Area of Expertsie</w:t>
      </w:r>
      <w:r w:rsidDel="00000000" w:rsidR="00000000" w:rsidRPr="00000000">
        <w:rPr>
          <w:rtl w:val="0"/>
        </w:rPr>
        <w:t xml:space="preserve"> (SAT, ACT, AP Exams, GED, College Application Essays)</w:t>
      </w:r>
    </w:p>
    <w:p w:rsidR="00000000" w:rsidDel="00000000" w:rsidP="00000000" w:rsidRDefault="00000000" w:rsidRPr="00000000" w14:paraId="000004D6">
      <w:pPr>
        <w:rPr>
          <w:b w:val="1"/>
          <w:bCs w:val="1"/>
        </w:rPr>
      </w:pPr>
      <w:r w:rsidDel="00000000" w:rsidR="00000000" w:rsidRPr="00000000">
        <w:rPr>
          <w:rtl w:val="0"/>
        </w:rPr>
      </w:r>
    </w:p>
    <w:p w:rsidR="00000000" w:rsidDel="00000000" w:rsidP="00000000" w:rsidRDefault="00000000" w:rsidRPr="00000000" w14:paraId="000004D7">
      <w:pPr>
        <w:rPr>
          <w:b w:val="1"/>
          <w:bCs w:val="1"/>
        </w:rPr>
      </w:pPr>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rPr>
          <w:b w:val="1"/>
          <w:bCs w:val="1"/>
          <w:rtl w:val="0"/>
        </w:rPr>
        <w:t xml:space="preserve">Skill Development: (Main)</w:t>
      </w:r>
    </w:p>
    <w:p w:rsidR="00000000" w:rsidDel="00000000" w:rsidP="00000000" w:rsidRDefault="00000000" w:rsidRPr="00000000" w14:paraId="000004D9">
      <w:pPr>
        <w:rPr>
          <w:b w:val="1"/>
          <w:bCs w:val="1"/>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b w:val="1"/>
          <w:bCs w:val="1"/>
          <w:rtl w:val="0"/>
        </w:rPr>
        <w:t xml:space="preserve">Subcategories: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Coding , Area of Expertsie </w:t>
      </w:r>
      <w:r w:rsidDel="00000000" w:rsidR="00000000" w:rsidRPr="00000000">
        <w:rPr>
          <w:rtl w:val="0"/>
        </w:rPr>
        <w:t xml:space="preserve"> (Python, Java, C++, JavaScript, Swift, App Development)</w:t>
      </w:r>
    </w:p>
    <w:p w:rsidR="00000000" w:rsidDel="00000000" w:rsidP="00000000" w:rsidRDefault="00000000" w:rsidRPr="00000000" w14:paraId="000004DD">
      <w:pPr>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Business &amp; Entrepreneurship, Area of Expertsie </w:t>
      </w:r>
      <w:r w:rsidDel="00000000" w:rsidR="00000000" w:rsidRPr="00000000">
        <w:rPr>
          <w:rtl w:val="0"/>
        </w:rPr>
        <w:t xml:space="preserve"> (Marketing, Business Strategy, Sales, E-commerce, Startups)</w:t>
      </w:r>
    </w:p>
    <w:p w:rsidR="00000000" w:rsidDel="00000000" w:rsidP="00000000" w:rsidRDefault="00000000" w:rsidRPr="00000000" w14:paraId="000004DE">
      <w:pPr>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Financial Literacy, Area of Expertsie </w:t>
      </w:r>
      <w:r w:rsidDel="00000000" w:rsidR="00000000" w:rsidRPr="00000000">
        <w:rPr>
          <w:rtl w:val="0"/>
        </w:rPr>
        <w:t xml:space="preserve"> (Budgeting, Investing, Taxes, Credit Management, Wealth Building)</w:t>
      </w:r>
    </w:p>
    <w:p w:rsidR="00000000" w:rsidDel="00000000" w:rsidP="00000000" w:rsidRDefault="00000000" w:rsidRPr="00000000" w14:paraId="000004DF">
      <w:pPr>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Music , Area of Expertsie </w:t>
      </w:r>
      <w:r w:rsidDel="00000000" w:rsidR="00000000" w:rsidRPr="00000000">
        <w:rPr>
          <w:rtl w:val="0"/>
        </w:rPr>
        <w:t xml:space="preserve">(Instrumental Lessons, Vocal Training, Music Production, Songwriting)</w:t>
      </w:r>
    </w:p>
    <w:p w:rsidR="00000000" w:rsidDel="00000000" w:rsidP="00000000" w:rsidRDefault="00000000" w:rsidRPr="00000000" w14:paraId="000004E0">
      <w:pPr>
        <w:rPr/>
      </w:pPr>
      <w:r w:rsidDel="00000000" w:rsidR="00000000" w:rsidRPr="00000000">
        <w:rPr>
          <w:rFonts w:ascii="Andika" w:cs="Andika" w:eastAsia="Andika" w:hAnsi="Andika"/>
          <w:rtl w:val="0"/>
        </w:rPr>
        <w:t xml:space="preserve">5️⃣</w:t>
      </w:r>
      <w:r w:rsidDel="00000000" w:rsidR="00000000" w:rsidRPr="00000000">
        <w:rPr>
          <w:b w:val="1"/>
          <w:bCs w:val="1"/>
          <w:rtl w:val="0"/>
        </w:rPr>
        <w:t xml:space="preserve">Public Speaking &amp; Communication, Area of Expertsie </w:t>
      </w:r>
      <w:r w:rsidDel="00000000" w:rsidR="00000000" w:rsidRPr="00000000">
        <w:rPr>
          <w:rtl w:val="0"/>
        </w:rPr>
        <w:t xml:space="preserve"> (Presentation Skills, Storytelling, Debate, Speech Writing, Persuasion)</w:t>
      </w:r>
    </w:p>
    <w:p w:rsidR="00000000" w:rsidDel="00000000" w:rsidP="00000000" w:rsidRDefault="00000000" w:rsidRPr="00000000" w14:paraId="000004E1">
      <w:pPr>
        <w:ind w:left="720" w:firstLine="0"/>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b w:val="1"/>
          <w:bCs w:val="1"/>
          <w:rtl w:val="0"/>
        </w:rPr>
        <w:t xml:space="preserve">Life Coaching: (Main)</w:t>
      </w:r>
    </w:p>
    <w:p w:rsidR="00000000" w:rsidDel="00000000" w:rsidP="00000000" w:rsidRDefault="00000000" w:rsidRPr="00000000" w14:paraId="000004E3">
      <w:pPr>
        <w:rPr>
          <w:b w:val="1"/>
          <w:bCs w:val="1"/>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b w:val="1"/>
          <w:bCs w:val="1"/>
          <w:rtl w:val="0"/>
        </w:rPr>
        <w:t xml:space="preserve">Subcategories: </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Confidence Building, Area of Expertsie </w:t>
      </w:r>
      <w:r w:rsidDel="00000000" w:rsidR="00000000" w:rsidRPr="00000000">
        <w:rPr>
          <w:rtl w:val="0"/>
        </w:rPr>
        <w:t xml:space="preserve"> (Boosting Self-Esteem, Overcoming Self-Doubt, Building Resilience, Assertiveness)</w:t>
      </w:r>
    </w:p>
    <w:p w:rsidR="00000000" w:rsidDel="00000000" w:rsidP="00000000" w:rsidRDefault="00000000" w:rsidRPr="00000000" w14:paraId="000004E7">
      <w:pPr>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Emotional Intelligence , Area of Expertsie </w:t>
      </w:r>
      <w:r w:rsidDel="00000000" w:rsidR="00000000" w:rsidRPr="00000000">
        <w:rPr>
          <w:rtl w:val="0"/>
        </w:rPr>
        <w:t xml:space="preserve">(Managing Emotions, Stress Reduction, Self-Awareness, Mindful Living)</w:t>
      </w:r>
    </w:p>
    <w:p w:rsidR="00000000" w:rsidDel="00000000" w:rsidP="00000000" w:rsidRDefault="00000000" w:rsidRPr="00000000" w14:paraId="000004E8">
      <w:pPr>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Productivity</w:t>
      </w:r>
      <w:r w:rsidDel="00000000" w:rsidR="00000000" w:rsidRPr="00000000">
        <w:rPr>
          <w:rtl w:val="0"/>
        </w:rPr>
        <w:t xml:space="preserve"> , </w:t>
      </w:r>
      <w:r w:rsidDel="00000000" w:rsidR="00000000" w:rsidRPr="00000000">
        <w:rPr>
          <w:b w:val="1"/>
          <w:bCs w:val="1"/>
          <w:rtl w:val="0"/>
        </w:rPr>
        <w:t xml:space="preserve">Area of Expertsie </w:t>
      </w:r>
      <w:r w:rsidDel="00000000" w:rsidR="00000000" w:rsidRPr="00000000">
        <w:rPr>
          <w:rtl w:val="0"/>
        </w:rPr>
        <w:t xml:space="preserve">(Time Management, Habit Formation, Prioritization, Motivation, Actionable Goal Setting)</w:t>
      </w:r>
    </w:p>
    <w:p w:rsidR="00000000" w:rsidDel="00000000" w:rsidP="00000000" w:rsidRDefault="00000000" w:rsidRPr="00000000" w14:paraId="000004E9">
      <w:pPr>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Leadership Development</w:t>
      </w:r>
      <w:r w:rsidDel="00000000" w:rsidR="00000000" w:rsidRPr="00000000">
        <w:rPr>
          <w:rtl w:val="0"/>
        </w:rPr>
        <w:t xml:space="preserve">, </w:t>
      </w:r>
      <w:r w:rsidDel="00000000" w:rsidR="00000000" w:rsidRPr="00000000">
        <w:rPr>
          <w:b w:val="1"/>
          <w:bCs w:val="1"/>
          <w:rtl w:val="0"/>
        </w:rPr>
        <w:t xml:space="preserve">Area of Expertsie</w:t>
      </w:r>
      <w:r w:rsidDel="00000000" w:rsidR="00000000" w:rsidRPr="00000000">
        <w:rPr>
          <w:rtl w:val="0"/>
        </w:rPr>
        <w:t xml:space="preserve">( Decision-Making, Ethical Leadership, Conflict Resolution, Networking, Influence)</w:t>
      </w:r>
    </w:p>
    <w:p w:rsidR="00000000" w:rsidDel="00000000" w:rsidP="00000000" w:rsidRDefault="00000000" w:rsidRPr="00000000" w14:paraId="000004EA">
      <w:pPr>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Social Skills</w:t>
      </w:r>
      <w:r w:rsidDel="00000000" w:rsidR="00000000" w:rsidRPr="00000000">
        <w:rPr>
          <w:rtl w:val="0"/>
        </w:rPr>
        <w:t xml:space="preserve">, </w:t>
      </w:r>
      <w:r w:rsidDel="00000000" w:rsidR="00000000" w:rsidRPr="00000000">
        <w:rPr>
          <w:b w:val="1"/>
          <w:bCs w:val="1"/>
          <w:rtl w:val="0"/>
        </w:rPr>
        <w:t xml:space="preserve">Area of Expertsie </w:t>
      </w:r>
      <w:r w:rsidDel="00000000" w:rsidR="00000000" w:rsidRPr="00000000">
        <w:rPr>
          <w:rtl w:val="0"/>
        </w:rPr>
        <w:t xml:space="preserve">(Overcoming Social Anxiety, Effective Communication, Persuasion, Relationship Building)</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4ED">
      <w:pPr>
        <w:spacing w:after="240" w:before="240" w:lineRule="auto"/>
        <w:rPr>
          <w:b w:val="1"/>
          <w:bCs w:val="1"/>
        </w:rPr>
      </w:pPr>
      <w:r w:rsidDel="00000000" w:rsidR="00000000" w:rsidRPr="00000000">
        <w:rPr>
          <w:rtl w:val="0"/>
        </w:rPr>
      </w:r>
    </w:p>
    <w:p w:rsidR="00000000" w:rsidDel="00000000" w:rsidP="00000000" w:rsidRDefault="00000000" w:rsidRPr="00000000" w14:paraId="000004EE">
      <w:pPr>
        <w:spacing w:after="240" w:before="240" w:lineRule="auto"/>
        <w:rPr>
          <w:b w:val="1"/>
          <w:bCs w:val="1"/>
          <w:sz w:val="28"/>
          <w:szCs w:val="28"/>
        </w:rPr>
      </w:pPr>
      <w:commentRangeStart w:id="31"/>
      <w:r w:rsidDel="00000000" w:rsidR="00000000" w:rsidRPr="00000000">
        <w:rPr>
          <w:b w:val="1"/>
          <w:bCs w:val="1"/>
          <w:sz w:val="28"/>
          <w:szCs w:val="28"/>
          <w:rtl w:val="0"/>
        </w:rPr>
        <w:t xml:space="preserve">Notes: </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474fcqn2kfg" w:id="34"/>
      <w:bookmarkEnd w:id="34"/>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8oywhels2g4t" w:id="35"/>
      <w:bookmarkEnd w:id="35"/>
      <w:r w:rsidDel="00000000" w:rsidR="00000000" w:rsidRPr="00000000">
        <w:rPr>
          <w:b w:val="1"/>
          <w:bCs w:val="1"/>
          <w:color w:val="000000"/>
          <w:sz w:val="26"/>
          <w:szCs w:val="26"/>
          <w:rtl w:val="0"/>
        </w:rPr>
        <w:t xml:space="preserve">Video Section </w:t>
      </w:r>
    </w:p>
    <w:p w:rsidR="00000000" w:rsidDel="00000000" w:rsidP="00000000" w:rsidRDefault="00000000" w:rsidRPr="00000000" w14:paraId="000004F1">
      <w:pPr>
        <w:spacing w:after="240" w:before="240" w:lineRule="auto"/>
        <w:rPr>
          <w:highlight w:val="yellow"/>
        </w:rPr>
      </w:pPr>
      <w:r w:rsidDel="00000000" w:rsidR="00000000" w:rsidRPr="00000000">
        <w:rPr>
          <w:b w:val="1"/>
          <w:bCs w:val="1"/>
          <w:highlight w:val="yellow"/>
          <w:rtl w:val="0"/>
        </w:rPr>
        <w:t xml:space="preserve">Pro &amp; Premium feature: </w:t>
      </w:r>
      <w:r w:rsidDel="00000000" w:rsidR="00000000" w:rsidRPr="00000000">
        <w:rPr>
          <w:highlight w:val="yellow"/>
          <w:rtl w:val="0"/>
        </w:rPr>
        <w:t xml:space="preserve">Showcase your expertise with promotional videos to attract more students.</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lmcrgzj46hr3"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Self-Introduction → Profile Tagline</w:t>
      </w:r>
    </w:p>
    <w:p w:rsidR="00000000" w:rsidDel="00000000" w:rsidP="00000000" w:rsidRDefault="00000000" w:rsidRPr="00000000" w14:paraId="000004F3">
      <w:pPr>
        <w:spacing w:after="240" w:before="240" w:lineRule="auto"/>
        <w:rPr>
          <w:highlight w:val="yellow"/>
        </w:rPr>
      </w:pPr>
      <w:r w:rsidDel="00000000" w:rsidR="00000000" w:rsidRPr="00000000">
        <w:rPr>
          <w:highlight w:val="yellow"/>
          <w:rtl w:val="0"/>
        </w:rPr>
        <w:t xml:space="preserve">This appears at the top of your profile — keep it creative and engaging to attract students.</w:t>
      </w:r>
    </w:p>
    <w:p w:rsidR="00000000" w:rsidDel="00000000" w:rsidP="00000000" w:rsidRDefault="00000000" w:rsidRPr="00000000" w14:paraId="000004F4">
      <w:pPr>
        <w:pStyle w:val="Heading3"/>
        <w:keepNext w:val="0"/>
        <w:keepLines w:val="0"/>
        <w:spacing w:before="280" w:lineRule="auto"/>
        <w:rPr>
          <w:b w:val="1"/>
          <w:bCs w:val="1"/>
          <w:color w:val="000000"/>
          <w:sz w:val="26"/>
          <w:szCs w:val="26"/>
          <w:highlight w:val="yellow"/>
        </w:rPr>
      </w:pPr>
      <w:bookmarkStart w:colFirst="0" w:colLast="0" w:name="_3qp1n4f5kv7i" w:id="37"/>
      <w:bookmarkEnd w:id="37"/>
      <w:r w:rsidDel="00000000" w:rsidR="00000000" w:rsidRPr="00000000">
        <w:rPr>
          <w:b w:val="1"/>
          <w:bCs w:val="1"/>
          <w:color w:val="000000"/>
          <w:sz w:val="26"/>
          <w:szCs w:val="26"/>
          <w:highlight w:val="yellow"/>
          <w:rtl w:val="0"/>
        </w:rPr>
        <w:t xml:space="preserve">Key Strengths</w:t>
      </w:r>
    </w:p>
    <w:p w:rsidR="00000000" w:rsidDel="00000000" w:rsidP="00000000" w:rsidRDefault="00000000" w:rsidRPr="00000000" w14:paraId="000004F5">
      <w:pPr>
        <w:spacing w:after="240" w:before="240" w:lineRule="auto"/>
        <w:rPr>
          <w:highlight w:val="yellow"/>
        </w:rPr>
      </w:pPr>
      <w:r w:rsidDel="00000000" w:rsidR="00000000" w:rsidRPr="00000000">
        <w:rPr>
          <w:highlight w:val="yellow"/>
          <w:rtl w:val="0"/>
        </w:rPr>
        <w:t xml:space="preserve">Highlight what makes you unique and stand out as a mentor.</w:t>
      </w:r>
    </w:p>
    <w:p w:rsidR="00000000" w:rsidDel="00000000" w:rsidP="00000000" w:rsidRDefault="00000000" w:rsidRPr="00000000" w14:paraId="000004F6">
      <w:pPr>
        <w:spacing w:after="240" w:before="240" w:lineRule="auto"/>
        <w:rPr>
          <w:highlight w:val="yellow"/>
        </w:rPr>
      </w:pPr>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5pbp99g66z49" w:id="38"/>
      <w:bookmarkEnd w:id="38"/>
      <w:r w:rsidDel="00000000" w:rsidR="00000000" w:rsidRPr="00000000">
        <w:rPr>
          <w:b w:val="1"/>
          <w:bCs w:val="1"/>
          <w:color w:val="000000"/>
          <w:sz w:val="26"/>
          <w:szCs w:val="26"/>
          <w:rtl w:val="0"/>
        </w:rPr>
        <w:t xml:space="preserve">External Reviews </w:t>
      </w:r>
    </w:p>
    <w:p w:rsidR="00000000" w:rsidDel="00000000" w:rsidP="00000000" w:rsidRDefault="00000000" w:rsidRPr="00000000" w14:paraId="000004F8">
      <w:pPr>
        <w:spacing w:after="240" w:before="240" w:lineRule="auto"/>
        <w:rPr>
          <w:highlight w:val="yellow"/>
        </w:rPr>
      </w:pPr>
      <w:r w:rsidDel="00000000" w:rsidR="00000000" w:rsidRPr="00000000">
        <w:rPr>
          <w:b w:val="1"/>
          <w:bCs w:val="1"/>
          <w:highlight w:val="yellow"/>
          <w:rtl w:val="0"/>
        </w:rPr>
        <w:t xml:space="preserve">Pro &amp; Premium feature:</w:t>
      </w:r>
      <w:r w:rsidDel="00000000" w:rsidR="00000000" w:rsidRPr="00000000">
        <w:rPr>
          <w:highlight w:val="yellow"/>
          <w:rtl w:val="0"/>
        </w:rPr>
        <w:t xml:space="preserve"> Members can add external reviews (Google, Facebook, etc.), which must be verified by our admin team. You can highlight one review of your choice on your public profile. Reviews marked as </w:t>
      </w:r>
      <w:r w:rsidDel="00000000" w:rsidR="00000000" w:rsidRPr="00000000">
        <w:rPr>
          <w:i w:val="1"/>
          <w:iCs w:val="1"/>
          <w:highlight w:val="yellow"/>
          <w:rtl w:val="0"/>
        </w:rPr>
        <w:t xml:space="preserve">Pending</w:t>
      </w:r>
      <w:r w:rsidDel="00000000" w:rsidR="00000000" w:rsidRPr="00000000">
        <w:rPr>
          <w:highlight w:val="yellow"/>
          <w:rtl w:val="0"/>
        </w:rPr>
        <w:t xml:space="preserve"> will not appear until approved.</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yk25a2wa8ezj" w:id="39"/>
      <w:bookmarkEnd w:id="39"/>
      <w:r w:rsidDel="00000000" w:rsidR="00000000" w:rsidRPr="00000000">
        <w:rPr>
          <w:b w:val="1"/>
          <w:bCs w:val="1"/>
          <w:color w:val="000000"/>
          <w:sz w:val="26"/>
          <w:szCs w:val="26"/>
          <w:rtl w:val="0"/>
        </w:rPr>
        <w:t xml:space="preserve">Free Trial Session Enable Button</w:t>
      </w:r>
    </w:p>
    <w:p w:rsidR="00000000" w:rsidDel="00000000" w:rsidP="00000000" w:rsidRDefault="00000000" w:rsidRPr="00000000" w14:paraId="000004FA">
      <w:pPr>
        <w:spacing w:after="240" w:before="240" w:lineRule="auto"/>
        <w:rPr>
          <w:highlight w:val="yellow"/>
        </w:rPr>
      </w:pPr>
      <w:r w:rsidDel="00000000" w:rsidR="00000000" w:rsidRPr="00000000">
        <w:rPr>
          <w:highlight w:val="yellow"/>
          <w:rtl w:val="0"/>
        </w:rPr>
        <w:t xml:space="preserve">Enable your first free trial session to increase student bookings. View scheduled trial sessions here.</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cj26o0u5vlm8" w:id="40"/>
      <w:bookmarkEnd w:id="40"/>
      <w:r w:rsidDel="00000000" w:rsidR="00000000" w:rsidRPr="00000000">
        <w:rPr>
          <w:b w:val="1"/>
          <w:bCs w:val="1"/>
          <w:color w:val="000000"/>
          <w:sz w:val="26"/>
          <w:szCs w:val="26"/>
          <w:rtl w:val="0"/>
        </w:rPr>
        <w:t xml:space="preserve">My Courses Page (premium feature)</w:t>
      </w:r>
    </w:p>
    <w:p w:rsidR="00000000" w:rsidDel="00000000" w:rsidP="00000000" w:rsidRDefault="00000000" w:rsidRPr="00000000" w14:paraId="000004FC">
      <w:pPr>
        <w:spacing w:after="240" w:before="240" w:lineRule="auto"/>
        <w:rPr>
          <w:highlight w:val="yellow"/>
        </w:rPr>
      </w:pPr>
      <w:r w:rsidDel="00000000" w:rsidR="00000000" w:rsidRPr="00000000">
        <w:rPr>
          <w:b w:val="1"/>
          <w:bCs w:val="1"/>
          <w:highlight w:val="yellow"/>
          <w:rtl w:val="0"/>
        </w:rPr>
        <w:t xml:space="preserve">Premium feature:</w:t>
      </w:r>
      <w:r w:rsidDel="00000000" w:rsidR="00000000" w:rsidRPr="00000000">
        <w:rPr>
          <w:highlight w:val="yellow"/>
          <w:rtl w:val="0"/>
        </w:rPr>
        <w:t xml:space="preserve"> Premium members can create multiple courses, showcase them, and sell directly from their profile.</w:t>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highlight w:val="yellow"/>
        </w:rPr>
      </w:pPr>
      <w:bookmarkStart w:colFirst="0" w:colLast="0" w:name="_6qvwidkk90gb" w:id="41"/>
      <w:bookmarkEnd w:id="41"/>
      <w:r w:rsidDel="00000000" w:rsidR="00000000" w:rsidRPr="00000000">
        <w:rPr>
          <w:b w:val="1"/>
          <w:bCs w:val="1"/>
          <w:color w:val="000000"/>
          <w:sz w:val="26"/>
          <w:szCs w:val="26"/>
          <w:rtl w:val="0"/>
        </w:rPr>
        <w:t xml:space="preserve">Pricing</w:t>
      </w:r>
      <w:r w:rsidDel="00000000" w:rsidR="00000000" w:rsidRPr="00000000">
        <w:rPr>
          <w:rtl w:val="0"/>
        </w:rPr>
      </w:r>
    </w:p>
    <w:p w:rsidR="00000000" w:rsidDel="00000000" w:rsidP="00000000" w:rsidRDefault="00000000" w:rsidRPr="00000000" w14:paraId="000004FF">
      <w:pPr>
        <w:spacing w:after="240" w:before="240" w:lineRule="auto"/>
        <w:rPr>
          <w:highlight w:val="yellow"/>
        </w:rPr>
      </w:pPr>
      <w:r w:rsidDel="00000000" w:rsidR="00000000" w:rsidRPr="00000000">
        <w:rPr>
          <w:highlight w:val="yellow"/>
          <w:rtl w:val="0"/>
        </w:rPr>
        <w:t xml:space="preserve">Session rates may be changed at any time.</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Profile Picture: </w:t>
      </w:r>
    </w:p>
    <w:p w:rsidR="00000000" w:rsidDel="00000000" w:rsidP="00000000" w:rsidRDefault="00000000" w:rsidRPr="00000000" w14:paraId="00000501">
      <w:pPr>
        <w:spacing w:after="240" w:before="240" w:lineRule="auto"/>
        <w:rPr>
          <w:highlight w:val="yellow"/>
        </w:rPr>
      </w:pPr>
      <w:r w:rsidDel="00000000" w:rsidR="00000000" w:rsidRPr="00000000">
        <w:rPr>
          <w:highlight w:val="yellow"/>
          <w:rtl w:val="0"/>
        </w:rPr>
        <w:t xml:space="preserve">Mentors with a profile photo receive 3x more bookings than those without. You can upload a photo now or update it anytime.</w:t>
      </w:r>
    </w:p>
    <w:p w:rsidR="00000000" w:rsidDel="00000000" w:rsidP="00000000" w:rsidRDefault="00000000" w:rsidRPr="00000000" w14:paraId="00000502">
      <w:pPr>
        <w:pStyle w:val="Heading3"/>
        <w:keepNext w:val="0"/>
        <w:keepLines w:val="0"/>
        <w:spacing w:before="280" w:lineRule="auto"/>
        <w:rPr>
          <w:b w:val="1"/>
          <w:bCs w:val="1"/>
          <w:color w:val="000000"/>
          <w:sz w:val="26"/>
          <w:szCs w:val="26"/>
          <w:highlight w:val="white"/>
        </w:rPr>
      </w:pPr>
      <w:bookmarkStart w:colFirst="0" w:colLast="0" w:name="_dg3w6jc9jmy1" w:id="42"/>
      <w:bookmarkEnd w:id="42"/>
      <w:r w:rsidDel="00000000" w:rsidR="00000000" w:rsidRPr="00000000">
        <w:rPr>
          <w:b w:val="1"/>
          <w:bCs w:val="1"/>
          <w:color w:val="000000"/>
          <w:sz w:val="26"/>
          <w:szCs w:val="26"/>
          <w:highlight w:val="white"/>
          <w:rtl w:val="0"/>
        </w:rPr>
        <w:t xml:space="preserve">Services </w:t>
      </w:r>
    </w:p>
    <w:p w:rsidR="00000000" w:rsidDel="00000000" w:rsidP="00000000" w:rsidRDefault="00000000" w:rsidRPr="00000000" w14:paraId="00000503">
      <w:pPr>
        <w:spacing w:after="240" w:before="240" w:lineRule="auto"/>
        <w:rPr>
          <w:highlight w:val="yellow"/>
        </w:rPr>
      </w:pPr>
      <w:r w:rsidDel="00000000" w:rsidR="00000000" w:rsidRPr="00000000">
        <w:rPr>
          <w:highlight w:val="yellow"/>
          <w:rtl w:val="0"/>
        </w:rPr>
        <w:t xml:space="preserve">It includes listing your expertise across one or more main categories so students can easily find you. Premium members can list their services in multiple categories (upon qualification and verification by the Admin team).</w:t>
      </w:r>
    </w:p>
    <w:p w:rsidR="00000000" w:rsidDel="00000000" w:rsidP="00000000" w:rsidRDefault="00000000" w:rsidRPr="00000000" w14:paraId="00000504">
      <w:pPr>
        <w:spacing w:after="240" w:before="240" w:lineRule="auto"/>
        <w:rPr>
          <w:highlight w:val="yellow"/>
        </w:rPr>
      </w:pPr>
      <w:r w:rsidDel="00000000" w:rsidR="00000000" w:rsidRPr="00000000">
        <w:rPr>
          <w:rtl w:val="0"/>
        </w:rPr>
      </w:r>
    </w:p>
    <w:p w:rsidR="00000000" w:rsidDel="00000000" w:rsidP="00000000" w:rsidRDefault="00000000" w:rsidRPr="00000000" w14:paraId="00000505">
      <w:pPr>
        <w:spacing w:after="240" w:before="240" w:lineRule="auto"/>
        <w:rPr>
          <w:highlight w:val="yellow"/>
        </w:rPr>
      </w:pPr>
      <w:r w:rsidDel="00000000" w:rsidR="00000000" w:rsidRPr="00000000">
        <w:rPr>
          <w:rtl w:val="0"/>
        </w:rPr>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Session Scheduling</w:t>
      </w:r>
    </w:p>
    <w:p w:rsidR="00000000" w:rsidDel="00000000" w:rsidP="00000000" w:rsidRDefault="00000000" w:rsidRPr="00000000" w14:paraId="00000507">
      <w:pPr>
        <w:spacing w:after="240" w:before="240" w:lineRule="auto"/>
        <w:rPr>
          <w:highlight w:val="yellow"/>
        </w:rPr>
      </w:pPr>
      <w:r w:rsidDel="00000000" w:rsidR="00000000" w:rsidRPr="00000000">
        <w:rPr>
          <w:highlight w:val="yellow"/>
          <w:rtl w:val="0"/>
        </w:rPr>
        <w:t xml:space="preserve">Session includes your weekly availability. Set it once, and your schedule repeats weekly. Remove or block time slots anytime.</w:t>
      </w:r>
    </w:p>
    <w:p w:rsidR="00000000" w:rsidDel="00000000" w:rsidP="00000000" w:rsidRDefault="00000000" w:rsidRPr="00000000" w14:paraId="00000508">
      <w:pPr>
        <w:spacing w:after="240" w:before="240" w:lineRule="auto"/>
        <w:rPr>
          <w:highlight w:val="yellow"/>
        </w:rPr>
      </w:pPr>
      <w:r w:rsidDel="00000000" w:rsidR="00000000" w:rsidRPr="00000000">
        <w:rPr>
          <w:rtl w:val="0"/>
        </w:rPr>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Students Page Heading</w:t>
      </w:r>
    </w:p>
    <w:p w:rsidR="00000000" w:rsidDel="00000000" w:rsidP="00000000" w:rsidRDefault="00000000" w:rsidRPr="00000000" w14:paraId="0000050A">
      <w:pPr>
        <w:spacing w:after="240" w:before="240" w:lineRule="auto"/>
        <w:rPr>
          <w:b w:val="1"/>
          <w:bCs w:val="1"/>
          <w:highlight w:val="yellow"/>
        </w:rPr>
      </w:pPr>
      <w:r w:rsidDel="00000000" w:rsidR="00000000" w:rsidRPr="00000000">
        <w:rPr>
          <w:b w:val="1"/>
          <w:bCs w:val="1"/>
          <w:highlight w:val="yellow"/>
          <w:rtl w:val="0"/>
        </w:rPr>
        <w:t xml:space="preserve">Your Scheduled Students</w:t>
      </w:r>
    </w:p>
    <w:p w:rsidR="00000000" w:rsidDel="00000000" w:rsidP="00000000" w:rsidRDefault="00000000" w:rsidRPr="00000000" w14:paraId="0000050B">
      <w:pPr>
        <w:rPr>
          <w:b w:val="1"/>
          <w:bCs w:val="1"/>
        </w:rPr>
      </w:pP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b w:val="1"/>
          <w:bCs w:val="1"/>
          <w:rtl w:val="0"/>
        </w:rPr>
        <w:t xml:space="preserve">Questions in today’s meeting: </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Booking page and email for students for free trial and regular session booking?</w:t>
      </w:r>
    </w:p>
    <w:p w:rsidR="00000000" w:rsidDel="00000000" w:rsidP="00000000" w:rsidRDefault="00000000" w:rsidRPr="00000000" w14:paraId="0000050E">
      <w:pPr>
        <w:rPr/>
      </w:pPr>
      <w:r w:rsidDel="00000000" w:rsidR="00000000" w:rsidRPr="00000000">
        <w:rPr>
          <w:rtl w:val="0"/>
        </w:rPr>
        <w:t xml:space="preserve">Confirmation email and meeting links and reminder?</w:t>
      </w:r>
    </w:p>
    <w:p w:rsidR="00000000" w:rsidDel="00000000" w:rsidP="00000000" w:rsidRDefault="00000000" w:rsidRPr="00000000" w14:paraId="0000050F">
      <w:pPr>
        <w:rPr/>
      </w:pPr>
      <w:r w:rsidDel="00000000" w:rsidR="00000000" w:rsidRPr="00000000">
        <w:rPr>
          <w:rtl w:val="0"/>
        </w:rPr>
        <w:t xml:space="preserve">Demo call booking email confirmation with links and reminder?</w:t>
      </w:r>
    </w:p>
    <w:p w:rsidR="00000000" w:rsidDel="00000000" w:rsidP="00000000" w:rsidRDefault="00000000" w:rsidRPr="00000000" w14:paraId="00000510">
      <w:pPr>
        <w:rPr/>
      </w:pPr>
      <w:r w:rsidDel="00000000" w:rsidR="00000000" w:rsidRPr="00000000">
        <w:rPr>
          <w:rtl w:val="0"/>
        </w:rPr>
        <w:t xml:space="preserve">Mentor access for homepage?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mo3o3o1sxpe5" w:id="43"/>
      <w:bookmarkEnd w:id="43"/>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g6te9z908xn9" w:id="44"/>
      <w:bookmarkEnd w:id="44"/>
      <w:r w:rsidDel="00000000" w:rsidR="00000000" w:rsidRPr="00000000">
        <w:rPr>
          <w:b w:val="1"/>
          <w:bCs w:val="1"/>
          <w:color w:val="000000"/>
          <w:sz w:val="26"/>
          <w:szCs w:val="26"/>
          <w:rtl w:val="0"/>
        </w:rPr>
        <w:t xml:space="preserve">Booking Screen Confirmation- FREE TRIAL  </w:t>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rPr/>
      </w:pPr>
      <w:bookmarkStart w:colFirst="0" w:colLast="0" w:name="_8jb5x4uqbtso" w:id="45"/>
      <w:bookmarkEnd w:id="45"/>
      <w:r w:rsidDel="00000000" w:rsidR="00000000" w:rsidRPr="00000000">
        <w:rPr>
          <w:b w:val="1"/>
          <w:bCs w:val="1"/>
          <w:rtl w:val="0"/>
        </w:rPr>
        <w:t xml:space="preserve">Heading:</w:t>
      </w:r>
      <w:r w:rsidDel="00000000" w:rsidR="00000000" w:rsidRPr="00000000">
        <w:rPr>
          <w:rtl w:val="0"/>
        </w:rPr>
        <w:t xml:space="preserve"> 🎉 Your session is booked!</w:t>
        <w:br w:type="textWrapping"/>
        <w:t xml:space="preserve"> </w:t>
      </w:r>
      <w:r w:rsidDel="00000000" w:rsidR="00000000" w:rsidRPr="00000000">
        <w:rPr>
          <w:b w:val="1"/>
          <w:bCs w:val="1"/>
          <w:rtl w:val="0"/>
        </w:rPr>
        <w:t xml:space="preserve">Body text:</w:t>
        <w:br w:type="textWrapping"/>
      </w:r>
      <w:r w:rsidDel="00000000" w:rsidR="00000000" w:rsidRPr="00000000">
        <w:rPr>
          <w:rtl w:val="0"/>
        </w:rPr>
        <w:t xml:space="preserve"> Your Free Trial  session with </w:t>
      </w:r>
      <w:r w:rsidDel="00000000" w:rsidR="00000000" w:rsidRPr="00000000">
        <w:rPr>
          <w:b w:val="1"/>
          <w:bCs w:val="1"/>
          <w:rtl w:val="0"/>
        </w:rPr>
        <w:t xml:space="preserve">[Mentor Name]</w:t>
      </w:r>
      <w:r w:rsidDel="00000000" w:rsidR="00000000" w:rsidRPr="00000000">
        <w:rPr>
          <w:rtl w:val="0"/>
        </w:rPr>
        <w:t xml:space="preserve"> is confirmed.</w:t>
        <w:br w:type="textWrapping"/>
        <w:t xml:space="preserve"> A confirmation email has been sent with all the details.</w:t>
      </w:r>
    </w:p>
    <w:p w:rsidR="00000000" w:rsidDel="00000000" w:rsidP="00000000" w:rsidRDefault="00000000" w:rsidRPr="00000000" w14:paraId="00000517">
      <w:pPr>
        <w:spacing w:after="240" w:before="240" w:lineRule="auto"/>
        <w:rPr/>
      </w:pPr>
      <w:r w:rsidDel="00000000" w:rsidR="00000000" w:rsidRPr="00000000">
        <w:rPr>
          <w:rtl w:val="0"/>
        </w:rPr>
        <w:t xml:space="preserve">👉 Manage your session anytime from your </w:t>
      </w:r>
      <w:r w:rsidDel="00000000" w:rsidR="00000000" w:rsidRPr="00000000">
        <w:rPr>
          <w:b w:val="1"/>
          <w:bCs w:val="1"/>
          <w:rtl w:val="0"/>
        </w:rPr>
        <w:t xml:space="preserve">Dashboard</w:t>
      </w:r>
      <w:r w:rsidDel="00000000" w:rsidR="00000000" w:rsidRPr="00000000">
        <w:rPr>
          <w:rtl w:val="0"/>
        </w:rPr>
        <w:t xml:space="preserve">.</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i84msjhcidqj" w:id="46"/>
      <w:bookmarkEnd w:id="46"/>
      <w:commentRangeStart w:id="32"/>
      <w:commentRangeStart w:id="33"/>
      <w:r w:rsidDel="00000000" w:rsidR="00000000" w:rsidRPr="00000000">
        <w:rPr>
          <w:b w:val="1"/>
          <w:bCs w:val="1"/>
          <w:color w:val="000000"/>
          <w:sz w:val="26"/>
          <w:szCs w:val="26"/>
          <w:rtl w:val="0"/>
        </w:rPr>
        <w:t xml:space="preserve">Booking Screen Confirmation- </w:t>
      </w:r>
      <w:r w:rsidDel="00000000" w:rsidR="00000000" w:rsidRPr="00000000">
        <w:rPr>
          <w:b w:val="1"/>
          <w:bCs w:val="1"/>
          <w:color w:val="000000"/>
          <w:sz w:val="26"/>
          <w:szCs w:val="26"/>
          <w:rtl w:val="0"/>
        </w:rPr>
        <w:t xml:space="preserve">Regular 50 minute Session </w:t>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4ytozqxyipwc" w:id="47"/>
      <w:bookmarkEnd w:id="47"/>
      <w:r w:rsidDel="00000000" w:rsidR="00000000" w:rsidRPr="00000000">
        <w:rPr>
          <w:b w:val="1"/>
          <w:bCs w:val="1"/>
          <w:color w:val="000000"/>
          <w:sz w:val="26"/>
          <w:szCs w:val="26"/>
          <w:rtl w:val="0"/>
        </w:rPr>
        <w:t xml:space="preserve">Screen 1 – Select a Session (Mentor’s Calendar)</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Heading</w:t>
      </w:r>
    </w:p>
    <w:p w:rsidR="00000000" w:rsidDel="00000000" w:rsidP="00000000" w:rsidRDefault="00000000" w:rsidRPr="00000000" w14:paraId="0000051B">
      <w:pPr>
        <w:numPr>
          <w:ilvl w:val="0"/>
          <w:numId w:val="18"/>
        </w:numPr>
        <w:spacing w:after="240" w:before="240" w:lineRule="auto"/>
        <w:ind w:left="720" w:hanging="360"/>
        <w:rPr>
          <w:b w:val="1"/>
          <w:bCs w:val="1"/>
        </w:rPr>
      </w:pPr>
      <w:r w:rsidDel="00000000" w:rsidR="00000000" w:rsidRPr="00000000">
        <w:rPr>
          <w:b w:val="1"/>
          <w:bCs w:val="1"/>
          <w:rtl w:val="0"/>
        </w:rPr>
        <w:t xml:space="preserve">View your mentor’s available days and times below.</w:t>
      </w:r>
    </w:p>
    <w:p w:rsidR="00000000" w:rsidDel="00000000" w:rsidP="00000000" w:rsidRDefault="00000000" w:rsidRPr="00000000" w14:paraId="0000051C">
      <w:pPr>
        <w:spacing w:after="240" w:before="240" w:lineRule="auto"/>
        <w:rPr>
          <w:i w:val="1"/>
          <w:iCs w:val="1"/>
        </w:rPr>
      </w:pPr>
      <w:r w:rsidDel="00000000" w:rsidR="00000000" w:rsidRPr="00000000">
        <w:rPr>
          <w:i w:val="1"/>
          <w:iCs w:val="1"/>
          <w:rtl w:val="0"/>
        </w:rPr>
        <w:t xml:space="preserve">Notes (according to their selection) </w:t>
      </w:r>
    </w:p>
    <w:p w:rsidR="00000000" w:rsidDel="00000000" w:rsidP="00000000" w:rsidRDefault="00000000" w:rsidRPr="00000000" w14:paraId="0000051D">
      <w:pPr>
        <w:spacing w:after="240" w:before="240" w:lineRule="auto"/>
        <w:rPr>
          <w:b w:val="1"/>
          <w:bCs w:val="1"/>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Once a week</w:t>
        <w:br w:type="textWrapping"/>
      </w:r>
      <w:r w:rsidDel="00000000" w:rsidR="00000000" w:rsidRPr="00000000">
        <w:rPr>
          <w:i w:val="1"/>
          <w:iCs w:val="1"/>
          <w:rtl w:val="0"/>
        </w:rPr>
        <w:t xml:space="preserve"> </w:t>
      </w:r>
      <w:r w:rsidDel="00000000" w:rsidR="00000000" w:rsidRPr="00000000">
        <w:rPr>
          <w:b w:val="1"/>
          <w:bCs w:val="1"/>
          <w:i w:val="1"/>
          <w:iCs w:val="1"/>
          <w:rtl w:val="0"/>
        </w:rPr>
        <w:t xml:space="preserve">“Choose 1 day &amp; time. It will auto-repeat weekly for 1 month (4 sessions). Manage anytime in your dashboard.”</w:t>
      </w:r>
    </w:p>
    <w:p w:rsidR="00000000" w:rsidDel="00000000" w:rsidP="00000000" w:rsidRDefault="00000000" w:rsidRPr="00000000" w14:paraId="0000051E">
      <w:pPr>
        <w:spacing w:after="240" w:before="240" w:lineRule="auto"/>
        <w:rPr>
          <w:b w:val="1"/>
          <w:bCs w:val="1"/>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Twice a week</w:t>
        <w:br w:type="textWrapping"/>
      </w:r>
      <w:r w:rsidDel="00000000" w:rsidR="00000000" w:rsidRPr="00000000">
        <w:rPr>
          <w:i w:val="1"/>
          <w:iCs w:val="1"/>
          <w:rtl w:val="0"/>
        </w:rPr>
        <w:t xml:space="preserve"> </w:t>
      </w:r>
      <w:r w:rsidDel="00000000" w:rsidR="00000000" w:rsidRPr="00000000">
        <w:rPr>
          <w:b w:val="1"/>
          <w:bCs w:val="1"/>
          <w:i w:val="1"/>
          <w:iCs w:val="1"/>
          <w:rtl w:val="0"/>
        </w:rPr>
        <w:t xml:space="preserve">“Choose 2 days &amp; times. They’ll auto-repeat weekly for 1 month (8 sessions). Manage anytime in your dashboard.”</w:t>
      </w:r>
    </w:p>
    <w:p w:rsidR="00000000" w:rsidDel="00000000" w:rsidP="00000000" w:rsidRDefault="00000000" w:rsidRPr="00000000" w14:paraId="0000051F">
      <w:pPr>
        <w:spacing w:after="240" w:before="240" w:lineRule="auto"/>
        <w:rPr>
          <w:b w:val="1"/>
          <w:bCs w:val="1"/>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Thrice a week</w:t>
        <w:br w:type="textWrapping"/>
      </w:r>
      <w:r w:rsidDel="00000000" w:rsidR="00000000" w:rsidRPr="00000000">
        <w:rPr>
          <w:i w:val="1"/>
          <w:iCs w:val="1"/>
          <w:rtl w:val="0"/>
        </w:rPr>
        <w:t xml:space="preserve"> </w:t>
      </w:r>
      <w:r w:rsidDel="00000000" w:rsidR="00000000" w:rsidRPr="00000000">
        <w:rPr>
          <w:b w:val="1"/>
          <w:bCs w:val="1"/>
          <w:i w:val="1"/>
          <w:iCs w:val="1"/>
          <w:rtl w:val="0"/>
        </w:rPr>
        <w:t xml:space="preserve">“Choose 3 days &amp; times. They’ll auto-repeat weekly for 1 month (12 sessions). Manage anytime in your dashboard.”</w:t>
      </w:r>
    </w:p>
    <w:p w:rsidR="00000000" w:rsidDel="00000000" w:rsidP="00000000" w:rsidRDefault="00000000" w:rsidRPr="00000000" w14:paraId="00000520">
      <w:pPr>
        <w:spacing w:after="240" w:before="240" w:lineRule="auto"/>
        <w:ind w:left="0" w:firstLine="0"/>
        <w:rPr/>
      </w:pP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5p8p9a659nd1" w:id="48"/>
      <w:bookmarkEnd w:id="48"/>
      <w:r w:rsidDel="00000000" w:rsidR="00000000" w:rsidRPr="00000000">
        <w:rPr>
          <w:b w:val="1"/>
          <w:bCs w:val="1"/>
          <w:color w:val="000000"/>
          <w:sz w:val="26"/>
          <w:szCs w:val="26"/>
          <w:rtl w:val="0"/>
        </w:rPr>
        <w:t xml:space="preserve">Screen 2 – Payment Summary (Before Stripe Checkout)</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Notes:</w:t>
        <w:br w:type="textWrapping"/>
      </w:r>
    </w:p>
    <w:p w:rsidR="00000000" w:rsidDel="00000000" w:rsidP="00000000" w:rsidRDefault="00000000" w:rsidRPr="00000000" w14:paraId="00000523">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Payments are set as recurring weekly until you cancel.</w:t>
        <w:br w:type="textWrapping"/>
      </w:r>
    </w:p>
    <w:p w:rsidR="00000000" w:rsidDel="00000000" w:rsidP="00000000" w:rsidRDefault="00000000" w:rsidRPr="00000000" w14:paraId="00000524">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You can manage your sessions and cancel upcoming payments anytime through your dashboard.</w:t>
        <w:br w:type="textWrapping"/>
      </w:r>
    </w:p>
    <w:p w:rsidR="00000000" w:rsidDel="00000000" w:rsidP="00000000" w:rsidRDefault="00000000" w:rsidRPr="00000000" w14:paraId="00000525">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 Button)Proceed to Payment securely via Stripe.</w:t>
      </w:r>
    </w:p>
    <w:p w:rsidR="00000000" w:rsidDel="00000000" w:rsidP="00000000" w:rsidRDefault="00000000" w:rsidRPr="00000000" w14:paraId="0000052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6eu7iq6564yu" w:id="49"/>
      <w:bookmarkEnd w:id="49"/>
      <w:r w:rsidDel="00000000" w:rsidR="00000000" w:rsidRPr="00000000">
        <w:rPr>
          <w:b w:val="1"/>
          <w:bCs w:val="1"/>
          <w:color w:val="000000"/>
          <w:sz w:val="26"/>
          <w:szCs w:val="26"/>
          <w:rtl w:val="0"/>
        </w:rPr>
        <w:t xml:space="preserve">Screen 4 – Payment Success</w:t>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Notes:</w:t>
        <w:br w:type="textWrapping"/>
      </w:r>
    </w:p>
    <w:p w:rsidR="00000000" w:rsidDel="00000000" w:rsidP="00000000" w:rsidRDefault="00000000" w:rsidRPr="00000000" w14:paraId="00000529">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A confirmation email has been sent to you and your mentor.</w:t>
        <w:br w:type="textWrapping"/>
      </w:r>
    </w:p>
    <w:p w:rsidR="00000000" w:rsidDel="00000000" w:rsidP="00000000" w:rsidRDefault="00000000" w:rsidRPr="00000000" w14:paraId="0000052A">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Manage your sessions, payments, and cancellations anytime from your dashboard.</w:t>
        <w:br w:type="textWrapping"/>
      </w:r>
    </w:p>
    <w:p w:rsidR="00000000" w:rsidDel="00000000" w:rsidP="00000000" w:rsidRDefault="00000000" w:rsidRPr="00000000" w14:paraId="0000052B">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djzfhklm1x09" w:id="50"/>
      <w:bookmarkEnd w:id="50"/>
      <w:commentRangeStart w:id="34"/>
      <w:r w:rsidDel="00000000" w:rsidR="00000000" w:rsidRPr="00000000">
        <w:rPr>
          <w:b w:val="1"/>
          <w:bCs w:val="1"/>
          <w:sz w:val="34"/>
          <w:szCs w:val="34"/>
          <w:rtl w:val="0"/>
        </w:rPr>
        <w:t xml:space="preserve">Dashboard Notifications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8yfi4i32t92" w:id="51"/>
      <w:bookmarkEnd w:id="51"/>
      <w:r w:rsidDel="00000000" w:rsidR="00000000" w:rsidRPr="00000000">
        <w:rPr>
          <w:b w:val="1"/>
          <w:bCs w:val="1"/>
          <w:color w:val="000000"/>
          <w:sz w:val="26"/>
          <w:szCs w:val="26"/>
          <w:rtl w:val="0"/>
        </w:rPr>
        <w:t xml:space="preserve">For Students</w:t>
      </w:r>
    </w:p>
    <w:p w:rsidR="00000000" w:rsidDel="00000000" w:rsidP="00000000" w:rsidRDefault="00000000" w:rsidRPr="00000000" w14:paraId="0000052E">
      <w:pPr>
        <w:numPr>
          <w:ilvl w:val="0"/>
          <w:numId w:val="19"/>
        </w:numPr>
        <w:spacing w:after="240" w:before="240" w:lineRule="auto"/>
        <w:ind w:left="720" w:hanging="360"/>
        <w:rPr>
          <w:b w:val="1"/>
          <w:bCs w:val="1"/>
        </w:rPr>
      </w:pPr>
      <w:r w:rsidDel="00000000" w:rsidR="00000000" w:rsidRPr="00000000">
        <w:rPr>
          <w:b w:val="1"/>
          <w:bCs w:val="1"/>
          <w:rtl w:val="0"/>
        </w:rPr>
        <w:t xml:space="preserve">Free Trial Booking:</w:t>
        <w:br w:type="textWrapping"/>
        <w:t xml:space="preserve">Your free trial session has been scheduled for [Day, Date, Time].</w:t>
      </w:r>
    </w:p>
    <w:p w:rsidR="00000000" w:rsidDel="00000000" w:rsidP="00000000" w:rsidRDefault="00000000" w:rsidRPr="00000000" w14:paraId="0000052F">
      <w:pPr>
        <w:spacing w:after="240" w:before="240" w:lineRule="auto"/>
        <w:ind w:left="720" w:firstLine="0"/>
        <w:rPr>
          <w:b w:val="1"/>
          <w:bCs w:val="1"/>
          <w:i w:val="1"/>
          <w:iCs w:val="1"/>
        </w:rPr>
      </w:pPr>
      <w:r w:rsidDel="00000000" w:rsidR="00000000" w:rsidRPr="00000000">
        <w:rPr>
          <w:b w:val="1"/>
          <w:bCs w:val="1"/>
          <w:rtl w:val="0"/>
        </w:rPr>
        <w:t xml:space="preserve">Regular Session Booking </w:t>
        <w:br w:type="textWrapping"/>
        <w:t xml:space="preserve"> </w:t>
      </w:r>
      <w:r w:rsidDel="00000000" w:rsidR="00000000" w:rsidRPr="00000000">
        <w:rPr>
          <w:b w:val="1"/>
          <w:bCs w:val="1"/>
          <w:i w:val="1"/>
          <w:iCs w:val="1"/>
          <w:rtl w:val="0"/>
        </w:rPr>
        <w:t xml:space="preserve">Your first session with [Mentor Name] </w:t>
      </w:r>
      <w:r w:rsidDel="00000000" w:rsidR="00000000" w:rsidRPr="00000000">
        <w:rPr>
          <w:b w:val="1"/>
          <w:bCs w:val="1"/>
          <w:rtl w:val="0"/>
        </w:rPr>
        <w:t xml:space="preserve"> has been scheduled for</w:t>
      </w:r>
      <w:r w:rsidDel="00000000" w:rsidR="00000000" w:rsidRPr="00000000">
        <w:rPr>
          <w:b w:val="1"/>
          <w:bCs w:val="1"/>
          <w:i w:val="1"/>
          <w:iCs w:val="1"/>
          <w:rtl w:val="0"/>
        </w:rPr>
        <w:t xml:space="preserve"> [Day, Date, Time]. We’ve automatically scheduled your sessions for the month based on your chosen frequency. </w:t>
      </w:r>
    </w:p>
    <w:p w:rsidR="00000000" w:rsidDel="00000000" w:rsidP="00000000" w:rsidRDefault="00000000" w:rsidRPr="00000000" w14:paraId="00000530">
      <w:pPr>
        <w:spacing w:after="240" w:before="240" w:lineRule="auto"/>
        <w:ind w:left="720" w:firstLine="0"/>
        <w:rPr>
          <w:b w:val="1"/>
          <w:bCs w:val="1"/>
          <w:i w:val="1"/>
          <w:iCs w:val="1"/>
        </w:rPr>
      </w:pPr>
      <w:commentRangeStart w:id="35"/>
      <w:r w:rsidDel="00000000" w:rsidR="00000000" w:rsidRPr="00000000">
        <w:rPr>
          <w:rtl w:val="0"/>
        </w:rPr>
      </w:r>
    </w:p>
    <w:p w:rsidR="00000000" w:rsidDel="00000000" w:rsidP="00000000" w:rsidRDefault="00000000" w:rsidRPr="00000000" w14:paraId="00000531">
      <w:pPr>
        <w:spacing w:after="240" w:before="240" w:lineRule="auto"/>
        <w:ind w:left="720" w:firstLine="0"/>
        <w:rPr>
          <w:b w:val="1"/>
          <w:bCs w:val="1"/>
          <w:i w:val="1"/>
          <w:iCs w:val="1"/>
        </w:rPr>
      </w:pPr>
      <w:r w:rsidDel="00000000" w:rsidR="00000000" w:rsidRPr="00000000">
        <w:rPr>
          <w:b w:val="1"/>
          <w:bCs w:val="1"/>
          <w:i w:val="1"/>
          <w:iCs w:val="1"/>
          <w:rtl w:val="0"/>
        </w:rPr>
        <w:t xml:space="preserve">Stripe Notification:</w:t>
      </w:r>
    </w:p>
    <w:p w:rsidR="00000000" w:rsidDel="00000000" w:rsidP="00000000" w:rsidRDefault="00000000" w:rsidRPr="00000000" w14:paraId="00000532">
      <w:pPr>
        <w:spacing w:after="240" w:before="240" w:lineRule="auto"/>
        <w:ind w:left="720" w:firstLine="0"/>
        <w:rPr>
          <w:b w:val="1"/>
          <w:bCs w:val="1"/>
          <w:i w:val="1"/>
          <w:iCs w:val="1"/>
        </w:rPr>
      </w:pPr>
      <w:r w:rsidDel="00000000" w:rsidR="00000000" w:rsidRPr="00000000">
        <w:rPr>
          <w:sz w:val="24"/>
          <w:szCs w:val="24"/>
          <w:rtl w:val="0"/>
        </w:rPr>
        <w:t xml:space="preserve">You will be charged [amount] weekly starting on [date]. You may cancel anytime before the next billing cycle to avoid future charges.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533">
      <w:pPr>
        <w:spacing w:after="240" w:before="240" w:lineRule="auto"/>
        <w:ind w:left="720" w:firstLine="0"/>
        <w:rPr>
          <w:b w:val="1"/>
          <w:bCs w:val="1"/>
          <w:i w:val="1"/>
          <w:iCs w:val="1"/>
        </w:rPr>
      </w:pPr>
      <w:r w:rsidDel="00000000" w:rsidR="00000000" w:rsidRPr="00000000">
        <w:rPr>
          <w:rtl w:val="0"/>
        </w:rPr>
      </w:r>
    </w:p>
    <w:p w:rsidR="00000000" w:rsidDel="00000000" w:rsidP="00000000" w:rsidRDefault="00000000" w:rsidRPr="00000000" w14:paraId="00000534">
      <w:pPr>
        <w:spacing w:after="240" w:before="240" w:lineRule="auto"/>
        <w:ind w:left="720" w:firstLine="0"/>
        <w:rPr>
          <w:b w:val="1"/>
          <w:bCs w:val="1"/>
          <w:i w:val="1"/>
          <w:iCs w:val="1"/>
        </w:rPr>
      </w:pP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ind w:left="720" w:firstLine="0"/>
        <w:rPr>
          <w:b w:val="1"/>
          <w:bCs w:val="1"/>
          <w:i w:val="1"/>
          <w:iCs w:val="1"/>
          <w:color w:val="000000"/>
          <w:sz w:val="26"/>
          <w:szCs w:val="26"/>
        </w:rPr>
      </w:pPr>
      <w:bookmarkStart w:colFirst="0" w:colLast="0" w:name="_uyn3u337rtjv" w:id="52"/>
      <w:bookmarkEnd w:id="52"/>
      <w:r w:rsidDel="00000000" w:rsidR="00000000" w:rsidRPr="00000000">
        <w:rPr>
          <w:b w:val="1"/>
          <w:bCs w:val="1"/>
          <w:i w:val="1"/>
          <w:iCs w:val="1"/>
          <w:color w:val="000000"/>
          <w:sz w:val="26"/>
          <w:szCs w:val="26"/>
          <w:rtl w:val="0"/>
        </w:rPr>
        <w:t xml:space="preserve">For Mentors</w:t>
      </w:r>
    </w:p>
    <w:p w:rsidR="00000000" w:rsidDel="00000000" w:rsidP="00000000" w:rsidRDefault="00000000" w:rsidRPr="00000000" w14:paraId="00000536">
      <w:pPr>
        <w:numPr>
          <w:ilvl w:val="0"/>
          <w:numId w:val="12"/>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Free Trial Booking:</w:t>
        <w:br w:type="textWrapping"/>
        <w:t xml:space="preserve">  “A free trial with [Student Name] </w:t>
      </w:r>
      <w:r w:rsidDel="00000000" w:rsidR="00000000" w:rsidRPr="00000000">
        <w:rPr>
          <w:b w:val="1"/>
          <w:bCs w:val="1"/>
          <w:rtl w:val="0"/>
        </w:rPr>
        <w:t xml:space="preserve">has been scheduled for</w:t>
      </w:r>
      <w:r w:rsidDel="00000000" w:rsidR="00000000" w:rsidRPr="00000000">
        <w:rPr>
          <w:b w:val="1"/>
          <w:bCs w:val="1"/>
          <w:i w:val="1"/>
          <w:iCs w:val="1"/>
          <w:rtl w:val="0"/>
        </w:rPr>
        <w:t xml:space="preserve"> [Day, Date, Time].</w:t>
        <w:br w:type="textWrapping"/>
      </w:r>
    </w:p>
    <w:p w:rsidR="00000000" w:rsidDel="00000000" w:rsidP="00000000" w:rsidRDefault="00000000" w:rsidRPr="00000000" w14:paraId="00000537">
      <w:pPr>
        <w:numPr>
          <w:ilvl w:val="0"/>
          <w:numId w:val="12"/>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Regular Session Booking (after student payment):</w:t>
        <w:br w:type="textWrapping"/>
        <w:t xml:space="preserve">  “[Student Name] has booked their first session with you for [Day, Date, Time].  We’ve automatically added their recurring sessions for the month (based on their chosen frequency).</w:t>
      </w:r>
    </w:p>
    <w:p w:rsidR="00000000" w:rsidDel="00000000" w:rsidP="00000000" w:rsidRDefault="00000000" w:rsidRPr="00000000" w14:paraId="00000538">
      <w:pPr>
        <w:rPr>
          <w:b w:val="1"/>
          <w:bCs w:val="1"/>
        </w:rPr>
      </w:pPr>
      <w:r w:rsidDel="00000000" w:rsidR="00000000" w:rsidRPr="00000000">
        <w:rPr>
          <w:rtl w:val="0"/>
        </w:rPr>
      </w:r>
    </w:p>
    <w:p w:rsidR="00000000" w:rsidDel="00000000" w:rsidP="00000000" w:rsidRDefault="00000000" w:rsidRPr="00000000" w14:paraId="00000539">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a65jthgnsetj" w:id="53"/>
      <w:bookmarkEnd w:id="53"/>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pxk0zhctarmg" w:id="54"/>
      <w:bookmarkEnd w:id="54"/>
      <w:r w:rsidDel="00000000" w:rsidR="00000000" w:rsidRPr="00000000">
        <w:rPr>
          <w:b w:val="1"/>
          <w:bCs w:val="1"/>
          <w:color w:val="000000"/>
          <w:sz w:val="26"/>
          <w:szCs w:val="26"/>
          <w:rtl w:val="0"/>
        </w:rPr>
        <w:t xml:space="preserve">Student </w:t>
      </w:r>
      <w:commentRangeStart w:id="36"/>
      <w:commentRangeStart w:id="37"/>
      <w:r w:rsidDel="00000000" w:rsidR="00000000" w:rsidRPr="00000000">
        <w:rPr>
          <w:b w:val="1"/>
          <w:bCs w:val="1"/>
          <w:color w:val="000000"/>
          <w:sz w:val="26"/>
          <w:szCs w:val="26"/>
          <w:rtl w:val="0"/>
        </w:rPr>
        <w:t xml:space="preserve">Confirmation Email (immediately after booking)</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Subject:</w:t>
      </w:r>
      <w:r w:rsidDel="00000000" w:rsidR="00000000" w:rsidRPr="00000000">
        <w:rPr>
          <w:rFonts w:ascii="Arial Unicode MS" w:cs="Arial Unicode MS" w:eastAsia="Arial Unicode MS" w:hAnsi="Arial Unicode MS"/>
          <w:rtl w:val="0"/>
        </w:rPr>
        <w:t xml:space="preserve"> ✅ Your session with [Mentor Name] is confirmed!</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 Hi [Student Name],</w:t>
      </w:r>
    </w:p>
    <w:p w:rsidR="00000000" w:rsidDel="00000000" w:rsidP="00000000" w:rsidRDefault="00000000" w:rsidRPr="00000000" w14:paraId="0000053F">
      <w:pPr>
        <w:spacing w:after="240" w:before="240" w:lineRule="auto"/>
        <w:rPr/>
      </w:pPr>
      <w:r w:rsidDel="00000000" w:rsidR="00000000" w:rsidRPr="00000000">
        <w:rPr>
          <w:rtl w:val="0"/>
        </w:rPr>
        <w:t xml:space="preserve">Congratulations! You’ve successfully booked a </w:t>
      </w:r>
      <w:r w:rsidDel="00000000" w:rsidR="00000000" w:rsidRPr="00000000">
        <w:rPr>
          <w:b w:val="1"/>
          <w:bCs w:val="1"/>
          <w:rtl w:val="0"/>
        </w:rPr>
        <w:t xml:space="preserve">[Free Trial / Regular] session</w:t>
      </w:r>
      <w:r w:rsidDel="00000000" w:rsidR="00000000" w:rsidRPr="00000000">
        <w:rPr>
          <w:rtl w:val="0"/>
        </w:rPr>
        <w:t xml:space="preserve"> with </w:t>
      </w:r>
      <w:r w:rsidDel="00000000" w:rsidR="00000000" w:rsidRPr="00000000">
        <w:rPr>
          <w:b w:val="1"/>
          <w:bCs w:val="1"/>
          <w:rtl w:val="0"/>
        </w:rPr>
        <w:t xml:space="preserve">[Mentor Name]</w:t>
      </w:r>
      <w:r w:rsidDel="00000000" w:rsidR="00000000" w:rsidRPr="00000000">
        <w:rPr>
          <w:rtl w:val="0"/>
        </w:rPr>
        <w:t xml:space="preserve">. 🎉</w:t>
      </w:r>
    </w:p>
    <w:p w:rsidR="00000000" w:rsidDel="00000000" w:rsidP="00000000" w:rsidRDefault="00000000" w:rsidRPr="00000000" w14:paraId="00000540">
      <w:pPr>
        <w:spacing w:after="240" w:before="240" w:lineRule="auto"/>
        <w:rPr/>
      </w:pPr>
      <w:r w:rsidDel="00000000" w:rsidR="00000000" w:rsidRPr="00000000">
        <w:rPr>
          <w:rtl w:val="0"/>
        </w:rPr>
        <w:t xml:space="preserve">📅 </w:t>
      </w:r>
      <w:r w:rsidDel="00000000" w:rsidR="00000000" w:rsidRPr="00000000">
        <w:rPr>
          <w:b w:val="1"/>
          <w:bCs w:val="1"/>
          <w:rtl w:val="0"/>
        </w:rPr>
        <w:t xml:space="preserve">Date &amp; Time:</w:t>
      </w:r>
      <w:r w:rsidDel="00000000" w:rsidR="00000000" w:rsidRPr="00000000">
        <w:rPr>
          <w:rtl w:val="0"/>
        </w:rPr>
        <w:t xml:space="preserve"> [Insert Date/Time]</w:t>
        <w:br w:type="textWrapping"/>
        <w:t xml:space="preserve"> 🔗 </w:t>
      </w:r>
      <w:r w:rsidDel="00000000" w:rsidR="00000000" w:rsidRPr="00000000">
        <w:rPr>
          <w:b w:val="1"/>
          <w:bCs w:val="1"/>
          <w:rtl w:val="0"/>
        </w:rPr>
        <w:t xml:space="preserve">Meeting Link:</w:t>
      </w:r>
      <w:r w:rsidDel="00000000" w:rsidR="00000000" w:rsidRPr="00000000">
        <w:rPr>
          <w:rtl w:val="0"/>
        </w:rPr>
        <w:t xml:space="preserve"> [Join Session Link]</w:t>
      </w:r>
    </w:p>
    <w:p w:rsidR="00000000" w:rsidDel="00000000" w:rsidP="00000000" w:rsidRDefault="00000000" w:rsidRPr="00000000" w14:paraId="00000541">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Tips for your first session:</w:t>
      </w:r>
    </w:p>
    <w:p w:rsidR="00000000" w:rsidDel="00000000" w:rsidP="00000000" w:rsidRDefault="00000000" w:rsidRPr="00000000" w14:paraId="00000543">
      <w:pPr>
        <w:numPr>
          <w:ilvl w:val="0"/>
          <w:numId w:val="25"/>
        </w:numPr>
        <w:spacing w:after="0" w:afterAutospacing="0" w:before="240" w:lineRule="auto"/>
        <w:ind w:left="720" w:hanging="360"/>
      </w:pPr>
      <w:r w:rsidDel="00000000" w:rsidR="00000000" w:rsidRPr="00000000">
        <w:rPr>
          <w:rtl w:val="0"/>
        </w:rPr>
        <w:t xml:space="preserve">Find a quiet space with no distractions</w:t>
        <w:br w:type="textWrapping"/>
      </w:r>
    </w:p>
    <w:p w:rsidR="00000000" w:rsidDel="00000000" w:rsidP="00000000" w:rsidRDefault="00000000" w:rsidRPr="00000000" w14:paraId="00000544">
      <w:pPr>
        <w:numPr>
          <w:ilvl w:val="0"/>
          <w:numId w:val="25"/>
        </w:numPr>
        <w:spacing w:after="0" w:afterAutospacing="0" w:before="0" w:beforeAutospacing="0" w:lineRule="auto"/>
        <w:ind w:left="720" w:hanging="360"/>
      </w:pPr>
      <w:r w:rsidDel="00000000" w:rsidR="00000000" w:rsidRPr="00000000">
        <w:rPr>
          <w:rtl w:val="0"/>
        </w:rPr>
        <w:t xml:space="preserve">Test your audio/video before joining</w:t>
        <w:br w:type="textWrapping"/>
      </w:r>
    </w:p>
    <w:p w:rsidR="00000000" w:rsidDel="00000000" w:rsidP="00000000" w:rsidRDefault="00000000" w:rsidRPr="00000000" w14:paraId="00000545">
      <w:pPr>
        <w:numPr>
          <w:ilvl w:val="0"/>
          <w:numId w:val="25"/>
        </w:numPr>
        <w:spacing w:after="240" w:before="0" w:beforeAutospacing="0" w:lineRule="auto"/>
        <w:ind w:left="720" w:hanging="360"/>
      </w:pPr>
      <w:r w:rsidDel="00000000" w:rsidR="00000000" w:rsidRPr="00000000">
        <w:rPr>
          <w:rtl w:val="0"/>
        </w:rPr>
        <w:t xml:space="preserve">Bring any materials you’d like to review</w:t>
        <w:br w:type="textWrapping"/>
      </w:r>
    </w:p>
    <w:p w:rsidR="00000000" w:rsidDel="00000000" w:rsidP="00000000" w:rsidRDefault="00000000" w:rsidRPr="00000000" w14:paraId="00000546">
      <w:pPr>
        <w:spacing w:after="240" w:before="240" w:lineRule="auto"/>
        <w:rPr>
          <w:b w:val="1"/>
          <w:bCs w:val="1"/>
        </w:rPr>
      </w:pPr>
      <w:r w:rsidDel="00000000" w:rsidR="00000000" w:rsidRPr="00000000">
        <w:rPr>
          <w:rtl w:val="0"/>
        </w:rPr>
        <w:t xml:space="preserve">We’re excited for your learning journey!</w:t>
      </w:r>
      <w:r w:rsidDel="00000000" w:rsidR="00000000" w:rsidRPr="00000000">
        <w:rPr>
          <w:rtl w:val="0"/>
        </w:rPr>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548">
      <w:pPr>
        <w:numPr>
          <w:ilvl w:val="0"/>
          <w:numId w:val="56"/>
        </w:numPr>
        <w:spacing w:after="0" w:afterAutospacing="0" w:before="240" w:lineRule="auto"/>
        <w:ind w:left="720" w:hanging="360"/>
      </w:pPr>
      <w:r w:rsidDel="00000000" w:rsidR="00000000" w:rsidRPr="00000000">
        <w:rPr>
          <w:rtl w:val="0"/>
        </w:rPr>
        <w:t xml:space="preserve">[Message Mentor] for any questions or rescheduling (link with button)</w:t>
        <w:br w:type="textWrapping"/>
      </w:r>
    </w:p>
    <w:p w:rsidR="00000000" w:rsidDel="00000000" w:rsidP="00000000" w:rsidRDefault="00000000" w:rsidRPr="00000000" w14:paraId="00000549">
      <w:pPr>
        <w:numPr>
          <w:ilvl w:val="0"/>
          <w:numId w:val="56"/>
        </w:numPr>
        <w:spacing w:after="240" w:before="0" w:beforeAutospacing="0" w:lineRule="auto"/>
        <w:ind w:left="720" w:hanging="360"/>
      </w:pPr>
      <w:r w:rsidDel="00000000" w:rsidR="00000000" w:rsidRPr="00000000">
        <w:rPr>
          <w:rtl w:val="0"/>
        </w:rPr>
        <w:t xml:space="preserve">[Visit Dashboard] to manage sessions, payments, and progress (link with button)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spacing w:after="240" w:before="240" w:lineRule="auto"/>
        <w:rPr/>
      </w:pPr>
      <w:r w:rsidDel="00000000" w:rsidR="00000000" w:rsidRPr="00000000">
        <w:rPr>
          <w:rtl w:val="0"/>
        </w:rPr>
        <w:t xml:space="preserve">Best Regrads, </w:t>
        <w:br w:type="textWrapping"/>
      </w:r>
      <w:r w:rsidDel="00000000" w:rsidR="00000000" w:rsidRPr="00000000">
        <w:rPr>
          <w:b w:val="1"/>
          <w:bCs w:val="1"/>
          <w:rtl w:val="0"/>
        </w:rPr>
        <w:t xml:space="preserve"> — Team EmpowerEd (our logo)</w: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3btm5f2ppr9i" w:id="55"/>
      <w:bookmarkEnd w:id="55"/>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s2tkkbuzat13" w:id="56"/>
      <w:bookmarkEnd w:id="56"/>
      <w:commentRangeStart w:id="38"/>
      <w:r w:rsidDel="00000000" w:rsidR="00000000" w:rsidRPr="00000000">
        <w:rPr>
          <w:b w:val="1"/>
          <w:bCs w:val="1"/>
          <w:color w:val="000000"/>
          <w:sz w:val="26"/>
          <w:szCs w:val="26"/>
          <w:rtl w:val="0"/>
        </w:rPr>
        <w:t xml:space="preserve">Post-Session Feedback Email (after session ends)</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Subject:</w:t>
      </w:r>
      <w:r w:rsidDel="00000000" w:rsidR="00000000" w:rsidRPr="00000000">
        <w:rPr>
          <w:rFonts w:ascii="Fira Mono" w:cs="Fira Mono" w:eastAsia="Fira Mono" w:hAnsi="Fira Mono"/>
          <w:rtl w:val="0"/>
        </w:rPr>
        <w:t xml:space="preserve"> ⭐ How was your session with [Mentor Name]?</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 Hi [Student Name],</w:t>
      </w:r>
    </w:p>
    <w:p w:rsidR="00000000" w:rsidDel="00000000" w:rsidP="00000000" w:rsidRDefault="00000000" w:rsidRPr="00000000" w14:paraId="00000550">
      <w:pPr>
        <w:spacing w:after="240" w:before="240" w:lineRule="auto"/>
        <w:rPr/>
      </w:pPr>
      <w:r w:rsidDel="00000000" w:rsidR="00000000" w:rsidRPr="00000000">
        <w:rPr>
          <w:rtl w:val="0"/>
        </w:rPr>
        <w:t xml:space="preserve">We hope you enjoyed your first session with </w:t>
      </w:r>
      <w:r w:rsidDel="00000000" w:rsidR="00000000" w:rsidRPr="00000000">
        <w:rPr>
          <w:b w:val="1"/>
          <w:bCs w:val="1"/>
          <w:rtl w:val="0"/>
        </w:rPr>
        <w:t xml:space="preserve">[Mentor Name]</w:t>
      </w:r>
      <w:r w:rsidDel="00000000" w:rsidR="00000000" w:rsidRPr="00000000">
        <w:rPr>
          <w:rtl w:val="0"/>
        </w:rPr>
        <w:t xml:space="preserve">!</w:t>
        <w:br w:type="textWrapping"/>
        <w:t xml:space="preserve"> Your feedback helps mentors grow and supports other students in finding the right match.</w:t>
      </w:r>
    </w:p>
    <w:p w:rsidR="00000000" w:rsidDel="00000000" w:rsidP="00000000" w:rsidRDefault="00000000" w:rsidRPr="00000000" w14:paraId="00000551">
      <w:pPr>
        <w:spacing w:after="240" w:before="240" w:lineRule="auto"/>
        <w:rPr/>
      </w:pPr>
      <w:r w:rsidDel="00000000" w:rsidR="00000000" w:rsidRPr="00000000">
        <w:rPr>
          <w:rtl w:val="0"/>
        </w:rPr>
        <w:t xml:space="preserve">👉 Share your thoughts and rate your experience.</w:t>
      </w:r>
    </w:p>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553">
      <w:pPr>
        <w:numPr>
          <w:ilvl w:val="0"/>
          <w:numId w:val="85"/>
        </w:numPr>
        <w:spacing w:after="0" w:afterAutospacing="0" w:before="240" w:lineRule="auto"/>
        <w:ind w:left="720" w:hanging="360"/>
      </w:pPr>
      <w:r w:rsidDel="00000000" w:rsidR="00000000" w:rsidRPr="00000000">
        <w:rPr>
          <w:rtl w:val="0"/>
        </w:rPr>
        <w:t xml:space="preserve">Leave a Review</w:t>
        <w:br w:type="textWrapping"/>
      </w:r>
    </w:p>
    <w:p w:rsidR="00000000" w:rsidDel="00000000" w:rsidP="00000000" w:rsidRDefault="00000000" w:rsidRPr="00000000" w14:paraId="00000554">
      <w:pPr>
        <w:numPr>
          <w:ilvl w:val="0"/>
          <w:numId w:val="85"/>
        </w:numPr>
        <w:spacing w:after="240" w:before="0" w:beforeAutospacing="0" w:lineRule="auto"/>
        <w:ind w:left="720" w:hanging="360"/>
      </w:pPr>
      <w:r w:rsidDel="00000000" w:rsidR="00000000" w:rsidRPr="00000000">
        <w:rPr>
          <w:rtl w:val="0"/>
        </w:rPr>
        <w:t xml:space="preserve">Visit Dashboard</w:t>
      </w:r>
    </w:p>
    <w:p w:rsidR="00000000" w:rsidDel="00000000" w:rsidP="00000000" w:rsidRDefault="00000000" w:rsidRPr="00000000" w14:paraId="00000555">
      <w:pPr>
        <w:spacing w:after="240" w:before="240" w:lineRule="auto"/>
        <w:rPr/>
      </w:pPr>
      <w:r w:rsidDel="00000000" w:rsidR="00000000" w:rsidRPr="00000000">
        <w:rPr>
          <w:rtl w:val="0"/>
        </w:rPr>
      </w:r>
    </w:p>
    <w:p w:rsidR="00000000" w:rsidDel="00000000" w:rsidP="00000000" w:rsidRDefault="00000000" w:rsidRPr="00000000" w14:paraId="00000556">
      <w:pPr>
        <w:spacing w:after="240" w:before="240" w:lineRule="auto"/>
        <w:rPr/>
      </w:pPr>
      <w:r w:rsidDel="00000000" w:rsidR="00000000" w:rsidRPr="00000000">
        <w:rPr>
          <w:rtl w:val="0"/>
        </w:rPr>
        <w:t xml:space="preserve">Thank you for being part of EmpowerEd Learnings </w:t>
      </w:r>
    </w:p>
    <w:p w:rsidR="00000000" w:rsidDel="00000000" w:rsidP="00000000" w:rsidRDefault="00000000" w:rsidRPr="00000000" w14:paraId="00000557">
      <w:pPr>
        <w:spacing w:after="240" w:before="240" w:lineRule="auto"/>
        <w:rPr>
          <w:b w:val="1"/>
          <w:bCs w:val="1"/>
        </w:rPr>
      </w:pPr>
      <w:r w:rsidDel="00000000" w:rsidR="00000000" w:rsidRPr="00000000">
        <w:rPr>
          <w:rtl w:val="0"/>
        </w:rPr>
        <w:t xml:space="preserve">Best,</w:t>
        <w:br w:type="textWrapping"/>
      </w:r>
      <w:r w:rsidDel="00000000" w:rsidR="00000000" w:rsidRPr="00000000">
        <w:rPr>
          <w:b w:val="1"/>
          <w:bCs w:val="1"/>
          <w:rtl w:val="0"/>
        </w:rPr>
        <w:t xml:space="preserve"> — Team EmpowerEd (our logo)</w:t>
      </w:r>
    </w:p>
    <w:p w:rsidR="00000000" w:rsidDel="00000000" w:rsidP="00000000" w:rsidRDefault="00000000" w:rsidRPr="00000000" w14:paraId="00000558">
      <w:pPr>
        <w:spacing w:after="240" w:before="240" w:lineRule="auto"/>
        <w:rPr>
          <w:b w:val="1"/>
          <w:bCs w:val="1"/>
        </w:rPr>
      </w:pPr>
      <w:r w:rsidDel="00000000" w:rsidR="00000000" w:rsidRPr="00000000">
        <w:rPr>
          <w:rtl w:val="0"/>
        </w:rPr>
      </w:r>
    </w:p>
    <w:p w:rsidR="00000000" w:rsidDel="00000000" w:rsidP="00000000" w:rsidRDefault="00000000" w:rsidRPr="00000000" w14:paraId="00000559">
      <w:pPr>
        <w:spacing w:after="240" w:before="240" w:lineRule="auto"/>
        <w:rPr>
          <w:b w:val="1"/>
          <w:bCs w:val="1"/>
        </w:rPr>
      </w:pPr>
      <w:r w:rsidDel="00000000" w:rsidR="00000000" w:rsidRPr="00000000">
        <w:rPr>
          <w:rtl w:val="0"/>
        </w:rPr>
      </w:r>
    </w:p>
    <w:p w:rsidR="00000000" w:rsidDel="00000000" w:rsidP="00000000" w:rsidRDefault="00000000" w:rsidRPr="00000000" w14:paraId="0000055A">
      <w:pPr>
        <w:spacing w:after="240" w:before="240" w:lineRule="auto"/>
        <w:rPr>
          <w:b w:val="1"/>
          <w:bCs w:val="1"/>
        </w:rPr>
      </w:pPr>
      <w:r w:rsidDel="00000000" w:rsidR="00000000" w:rsidRPr="00000000">
        <w:rPr>
          <w:rtl w:val="0"/>
        </w:rPr>
      </w:r>
    </w:p>
    <w:p w:rsidR="00000000" w:rsidDel="00000000" w:rsidP="00000000" w:rsidRDefault="00000000" w:rsidRPr="00000000" w14:paraId="0000055B">
      <w:pPr>
        <w:spacing w:after="240" w:before="240" w:lineRule="auto"/>
        <w:rPr>
          <w:b w:val="1"/>
          <w:bCs w:val="1"/>
        </w:rPr>
      </w:pP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oofs8zo2bjjq" w:id="57"/>
      <w:bookmarkEnd w:id="57"/>
      <w:r w:rsidDel="00000000" w:rsidR="00000000" w:rsidRPr="00000000">
        <w:rPr>
          <w:b w:val="1"/>
          <w:bCs w:val="1"/>
          <w:sz w:val="34"/>
          <w:szCs w:val="34"/>
          <w:rtl w:val="0"/>
        </w:rPr>
        <w:t xml:space="preserve">📧 Mentor Confirmation Emails</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qtwhy2ahygup" w:id="58"/>
      <w:bookmarkEnd w:id="58"/>
      <w:r w:rsidDel="00000000" w:rsidR="00000000" w:rsidRPr="00000000">
        <w:rPr>
          <w:b w:val="1"/>
          <w:bCs w:val="1"/>
          <w:color w:val="000000"/>
          <w:sz w:val="26"/>
          <w:szCs w:val="26"/>
          <w:rtl w:val="0"/>
        </w:rPr>
        <w:t xml:space="preserve">1. Free Trial Booking Email</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Subject: New Free Trial Session Scheduled with [Student Name]</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Hello [Mentor Name],</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A free trial session has been scheduled with [Student Name].</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Details:</w:t>
      </w:r>
    </w:p>
    <w:p w:rsidR="00000000" w:rsidDel="00000000" w:rsidP="00000000" w:rsidRDefault="00000000" w:rsidRPr="00000000" w14:paraId="00000562">
      <w:pPr>
        <w:numPr>
          <w:ilvl w:val="0"/>
          <w:numId w:val="86"/>
        </w:numPr>
        <w:spacing w:after="0" w:afterAutospacing="0" w:before="240" w:lineRule="auto"/>
        <w:ind w:left="720" w:hanging="360"/>
        <w:rPr>
          <w:b w:val="1"/>
          <w:bCs w:val="1"/>
        </w:rPr>
      </w:pPr>
      <w:r w:rsidDel="00000000" w:rsidR="00000000" w:rsidRPr="00000000">
        <w:rPr>
          <w:b w:val="1"/>
          <w:bCs w:val="1"/>
          <w:rtl w:val="0"/>
        </w:rPr>
        <w:t xml:space="preserve">📅 Date &amp; Time: [Day, Date, Time]</w:t>
        <w:br w:type="textWrapping"/>
      </w:r>
    </w:p>
    <w:p w:rsidR="00000000" w:rsidDel="00000000" w:rsidP="00000000" w:rsidRDefault="00000000" w:rsidRPr="00000000" w14:paraId="00000563">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 Meeting Link: [Meeting Link]</w:t>
        <w:br w:type="textWrapping"/>
      </w:r>
    </w:p>
    <w:p w:rsidR="00000000" w:rsidDel="00000000" w:rsidP="00000000" w:rsidRDefault="00000000" w:rsidRPr="00000000" w14:paraId="00000564">
      <w:pPr>
        <w:numPr>
          <w:ilvl w:val="0"/>
          <w:numId w:val="86"/>
        </w:numPr>
        <w:spacing w:after="240" w:before="0" w:beforeAutospacing="0" w:lineRule="auto"/>
        <w:ind w:left="720" w:hanging="360"/>
        <w:rPr>
          <w:b w:val="1"/>
          <w:bCs w:val="1"/>
        </w:rPr>
      </w:pPr>
      <w:r w:rsidDel="00000000" w:rsidR="00000000" w:rsidRPr="00000000">
        <w:rPr>
          <w:b w:val="1"/>
          <w:bCs w:val="1"/>
          <w:rtl w:val="0"/>
        </w:rPr>
        <w:t xml:space="preserve">📊 Manage Sessions: [Dashboard Link]</w:t>
        <w:br w:type="textWrapping"/>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You can manage or reschedule this session anytime in your dashboard.</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Thank you for being part of EmpowerED Learnings!</w:t>
      </w:r>
    </w:p>
    <w:p w:rsidR="00000000" w:rsidDel="00000000" w:rsidP="00000000" w:rsidRDefault="00000000" w:rsidRPr="00000000" w14:paraId="00000567">
      <w:pPr>
        <w:spacing w:after="240" w:before="240" w:lineRule="auto"/>
        <w:rPr>
          <w:b w:val="1"/>
          <w:bCs w:val="1"/>
        </w:rPr>
      </w:pPr>
      <w:commentRangeStart w:id="39"/>
      <w:r w:rsidDel="00000000" w:rsidR="00000000" w:rsidRPr="00000000">
        <w:rPr>
          <w:b w:val="1"/>
          <w:bCs w:val="1"/>
          <w:rtl w:val="0"/>
        </w:rPr>
        <w:t xml:space="preserve">Best regards,</w:t>
        <w:br w:type="textWrapping"/>
        <w:t xml:space="preserve"> — Team EmpowerEd </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568">
      <w:pPr>
        <w:spacing w:after="240" w:before="240" w:lineRule="auto"/>
        <w:rPr>
          <w:b w:val="1"/>
          <w:bCs w:val="1"/>
        </w:rPr>
      </w:pPr>
      <w:r w:rsidDel="00000000" w:rsidR="00000000" w:rsidRPr="00000000">
        <w:rPr>
          <w:rtl w:val="0"/>
        </w:rPr>
      </w:r>
    </w:p>
    <w:p w:rsidR="00000000" w:rsidDel="00000000" w:rsidP="00000000" w:rsidRDefault="00000000" w:rsidRPr="00000000" w14:paraId="00000569">
      <w:pPr>
        <w:spacing w:after="240" w:before="240" w:lineRule="auto"/>
        <w:rPr>
          <w:b w:val="1"/>
          <w:bCs w:val="1"/>
        </w:rPr>
      </w:pP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aviq1tr4jlk4" w:id="59"/>
      <w:bookmarkEnd w:id="59"/>
      <w:r w:rsidDel="00000000" w:rsidR="00000000" w:rsidRPr="00000000">
        <w:rPr>
          <w:b w:val="1"/>
          <w:bCs w:val="1"/>
          <w:color w:val="000000"/>
          <w:sz w:val="26"/>
          <w:szCs w:val="26"/>
          <w:rtl w:val="0"/>
        </w:rPr>
        <w:t xml:space="preserve">2. Regular Sessions Booking Email</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Subject: New Sessions Scheduled with [Student Name]</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Hello [Mentor Name],</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New sessions have been scheduled with [Student Name].</w:t>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Details:</w:t>
      </w:r>
    </w:p>
    <w:p w:rsidR="00000000" w:rsidDel="00000000" w:rsidP="00000000" w:rsidRDefault="00000000" w:rsidRPr="00000000" w14:paraId="0000056F">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 First Session: [Day, Date, Time]</w:t>
        <w:br w:type="textWrapping"/>
      </w:r>
    </w:p>
    <w:p w:rsidR="00000000" w:rsidDel="00000000" w:rsidP="00000000" w:rsidRDefault="00000000" w:rsidRPr="00000000" w14:paraId="00000570">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 Frequency: [Once / Twice / Thrice per week]</w:t>
        <w:br w:type="textWrapping"/>
      </w:r>
    </w:p>
    <w:p w:rsidR="00000000" w:rsidDel="00000000" w:rsidP="00000000" w:rsidRDefault="00000000" w:rsidRPr="00000000" w14:paraId="00000571">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 Meeting Link: [Meeting Link]</w:t>
        <w:br w:type="textWrapping"/>
      </w:r>
    </w:p>
    <w:p w:rsidR="00000000" w:rsidDel="00000000" w:rsidP="00000000" w:rsidRDefault="00000000" w:rsidRPr="00000000" w14:paraId="00000572">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 Manage Sessions: [Dashboard Link]</w:t>
        <w:br w:type="textWrapping"/>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You can view, manage, or reschedule these sessions anytime in your dashboard.</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Thank you for supporting students on EmpowerED Learnings!</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Best regards,</w:t>
        <w:br w:type="textWrapping"/>
        <w:t xml:space="preserve"> — Team EmpowerEd (our logo)</w:t>
      </w:r>
    </w:p>
    <w:p w:rsidR="00000000" w:rsidDel="00000000" w:rsidP="00000000" w:rsidRDefault="00000000" w:rsidRPr="00000000" w14:paraId="00000576">
      <w:pPr>
        <w:spacing w:after="240" w:before="240" w:lineRule="auto"/>
        <w:rPr>
          <w:b w:val="1"/>
          <w:bCs w:val="1"/>
        </w:rPr>
      </w:pPr>
      <w:r w:rsidDel="00000000" w:rsidR="00000000" w:rsidRPr="00000000">
        <w:rPr>
          <w:rtl w:val="0"/>
        </w:rPr>
      </w:r>
    </w:p>
    <w:p w:rsidR="00000000" w:rsidDel="00000000" w:rsidP="00000000" w:rsidRDefault="00000000" w:rsidRPr="00000000" w14:paraId="00000577">
      <w:pPr>
        <w:spacing w:after="240" w:before="240" w:lineRule="auto"/>
        <w:rPr>
          <w:b w:val="1"/>
          <w:bCs w:val="1"/>
        </w:rPr>
      </w:pPr>
      <w:r w:rsidDel="00000000" w:rsidR="00000000" w:rsidRPr="00000000">
        <w:rPr>
          <w:rtl w:val="0"/>
        </w:rPr>
      </w:r>
    </w:p>
    <w:p w:rsidR="00000000" w:rsidDel="00000000" w:rsidP="00000000" w:rsidRDefault="00000000" w:rsidRPr="00000000" w14:paraId="00000578">
      <w:pPr>
        <w:spacing w:after="240" w:before="240" w:lineRule="auto"/>
        <w:rPr>
          <w:b w:val="1"/>
          <w:bCs w:val="1"/>
        </w:rPr>
      </w:pPr>
      <w:r w:rsidDel="00000000" w:rsidR="00000000" w:rsidRPr="00000000">
        <w:rPr>
          <w:rtl w:val="0"/>
        </w:rPr>
      </w:r>
    </w:p>
    <w:p w:rsidR="00000000" w:rsidDel="00000000" w:rsidP="00000000" w:rsidRDefault="00000000" w:rsidRPr="00000000" w14:paraId="00000579">
      <w:pPr>
        <w:spacing w:after="240" w:before="240" w:lineRule="auto"/>
        <w:rPr>
          <w:b w:val="1"/>
          <w:bCs w:val="1"/>
        </w:rPr>
      </w:pPr>
      <w:r w:rsidDel="00000000" w:rsidR="00000000" w:rsidRPr="00000000">
        <w:rPr>
          <w:rtl w:val="0"/>
        </w:rPr>
      </w:r>
    </w:p>
    <w:p w:rsidR="00000000" w:rsidDel="00000000" w:rsidP="00000000" w:rsidRDefault="00000000" w:rsidRPr="00000000" w14:paraId="0000057A">
      <w:pPr>
        <w:pStyle w:val="Heading2"/>
        <w:keepNext w:val="0"/>
        <w:keepLines w:val="0"/>
        <w:spacing w:after="80" w:lineRule="auto"/>
        <w:rPr>
          <w:b w:val="1"/>
          <w:bCs w:val="1"/>
          <w:sz w:val="34"/>
          <w:szCs w:val="34"/>
        </w:rPr>
      </w:pPr>
      <w:bookmarkStart w:colFirst="0" w:colLast="0" w:name="_hu1lkut1qxg" w:id="60"/>
      <w:bookmarkEnd w:id="60"/>
      <w:r w:rsidDel="00000000" w:rsidR="00000000" w:rsidRPr="00000000">
        <w:rPr>
          <w:rFonts w:ascii="Arial Unicode MS" w:cs="Arial Unicode MS" w:eastAsia="Arial Unicode MS" w:hAnsi="Arial Unicode MS"/>
          <w:b w:val="1"/>
          <w:bCs w:val="1"/>
          <w:sz w:val="34"/>
          <w:szCs w:val="34"/>
          <w:rtl w:val="0"/>
        </w:rPr>
        <w:t xml:space="preserve">1. Demo Call Confirmation Email (Mentor → Admin Team)</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Subject:</w:t>
      </w:r>
      <w:r w:rsidDel="00000000" w:rsidR="00000000" w:rsidRPr="00000000">
        <w:rPr>
          <w:rtl w:val="0"/>
        </w:rPr>
        <w:t xml:space="preserve"> 🎉 You’re booked! Your EmpowerEd demo call is confirmed</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 Hi [Mentor Name],</w:t>
      </w:r>
    </w:p>
    <w:p w:rsidR="00000000" w:rsidDel="00000000" w:rsidP="00000000" w:rsidRDefault="00000000" w:rsidRPr="00000000" w14:paraId="0000057D">
      <w:pPr>
        <w:spacing w:after="240" w:before="240" w:lineRule="auto"/>
        <w:rPr/>
      </w:pPr>
      <w:r w:rsidDel="00000000" w:rsidR="00000000" w:rsidRPr="00000000">
        <w:rPr>
          <w:rtl w:val="0"/>
        </w:rPr>
        <w:t xml:space="preserve">Yay! You’ve taken your first step to becoming </w:t>
      </w:r>
      <w:r w:rsidDel="00000000" w:rsidR="00000000" w:rsidRPr="00000000">
        <w:rPr>
          <w:b w:val="1"/>
          <w:bCs w:val="1"/>
          <w:rtl w:val="0"/>
        </w:rPr>
        <w:t xml:space="preserve">Empowered</w:t>
      </w:r>
      <w:r w:rsidDel="00000000" w:rsidR="00000000" w:rsidRPr="00000000">
        <w:rPr>
          <w:rtl w:val="0"/>
        </w:rPr>
        <w:t xml:space="preserve">!</w:t>
        <w:br w:type="textWrapping"/>
        <w:t xml:space="preserve"> This is your chance to run your own business on your terms — and let us handle the tiring work (marketing, leads, payments, tech headaches).</w:t>
      </w:r>
    </w:p>
    <w:p w:rsidR="00000000" w:rsidDel="00000000" w:rsidP="00000000" w:rsidRDefault="00000000" w:rsidRPr="00000000" w14:paraId="0000057E">
      <w:pPr>
        <w:spacing w:after="240" w:before="240" w:lineRule="auto"/>
        <w:rPr/>
      </w:pPr>
      <w:r w:rsidDel="00000000" w:rsidR="00000000" w:rsidRPr="00000000">
        <w:rPr>
          <w:rtl w:val="0"/>
        </w:rPr>
        <w:t xml:space="preserve">📅 </w:t>
      </w:r>
      <w:r w:rsidDel="00000000" w:rsidR="00000000" w:rsidRPr="00000000">
        <w:rPr>
          <w:b w:val="1"/>
          <w:bCs w:val="1"/>
          <w:rtl w:val="0"/>
        </w:rPr>
        <w:t xml:space="preserve">Date &amp; Time:</w:t>
      </w:r>
      <w:r w:rsidDel="00000000" w:rsidR="00000000" w:rsidRPr="00000000">
        <w:rPr>
          <w:rtl w:val="0"/>
        </w:rPr>
        <w:t xml:space="preserve"> [Insert Date/Time]</w:t>
        <w:br w:type="textWrapping"/>
        <w:t xml:space="preserve"> 🔗 </w:t>
      </w:r>
      <w:r w:rsidDel="00000000" w:rsidR="00000000" w:rsidRPr="00000000">
        <w:rPr>
          <w:b w:val="1"/>
          <w:bCs w:val="1"/>
          <w:rtl w:val="0"/>
        </w:rPr>
        <w:t xml:space="preserve">Meeting Link:</w:t>
      </w:r>
      <w:r w:rsidDel="00000000" w:rsidR="00000000" w:rsidRPr="00000000">
        <w:rPr>
          <w:rtl w:val="0"/>
        </w:rPr>
        <w:t xml:space="preserve"> [Join Demo Call]</w:t>
      </w:r>
    </w:p>
    <w:p w:rsidR="00000000" w:rsidDel="00000000" w:rsidP="00000000" w:rsidRDefault="00000000" w:rsidRPr="00000000" w14:paraId="0000057F">
      <w:pPr>
        <w:spacing w:after="240" w:before="240" w:lineRule="auto"/>
        <w:rPr/>
      </w:pPr>
      <w:r w:rsidDel="00000000" w:rsidR="00000000" w:rsidRPr="00000000">
        <w:rPr>
          <w:rtl w:val="0"/>
        </w:rPr>
        <w:t xml:space="preserve">✅ Please be prepared to ask any questions you may have with our EmpowerEd Admin team.</w:t>
        <w:br w:type="textWrapping"/>
        <w:t xml:space="preserve"> ⚠️ Note: Calls </w:t>
      </w:r>
      <w:r w:rsidDel="00000000" w:rsidR="00000000" w:rsidRPr="00000000">
        <w:rPr>
          <w:b w:val="1"/>
          <w:bCs w:val="1"/>
          <w:rtl w:val="0"/>
        </w:rPr>
        <w:t xml:space="preserve">cannot be rescheduled if less than 24 hours remain</w:t>
      </w:r>
      <w:r w:rsidDel="00000000" w:rsidR="00000000" w:rsidRPr="00000000">
        <w:rPr>
          <w:rtl w:val="0"/>
        </w:rPr>
        <w:t xml:space="preserve">.</w:t>
        <w:br w:type="textWrapping"/>
        <w:t xml:space="preserve"> 👉 Please confirm your attendance below.</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581">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Confirm Attendance</w:t>
        <w:br w:type="textWrapping"/>
      </w:r>
    </w:p>
    <w:p w:rsidR="00000000" w:rsidDel="00000000" w:rsidP="00000000" w:rsidRDefault="00000000" w:rsidRPr="00000000" w14:paraId="00000582">
      <w:pPr>
        <w:numPr>
          <w:ilvl w:val="0"/>
          <w:numId w:val="36"/>
        </w:numPr>
        <w:spacing w:after="0" w:afterAutospacing="0" w:before="0" w:beforeAutospacing="0" w:lineRule="auto"/>
        <w:ind w:left="720" w:hanging="360"/>
      </w:pPr>
      <w:r w:rsidDel="00000000" w:rsidR="00000000" w:rsidRPr="00000000">
        <w:rPr>
          <w:rtl w:val="0"/>
        </w:rPr>
        <w:t xml:space="preserve">📅 Add to Calendar</w:t>
        <w:br w:type="textWrapping"/>
      </w:r>
    </w:p>
    <w:p w:rsidR="00000000" w:rsidDel="00000000" w:rsidP="00000000" w:rsidRDefault="00000000" w:rsidRPr="00000000" w14:paraId="00000583">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Set Reminder</w:t>
        <w:br w:type="textWrapping"/>
      </w:r>
    </w:p>
    <w:p w:rsidR="00000000" w:rsidDel="00000000" w:rsidP="00000000" w:rsidRDefault="00000000" w:rsidRPr="00000000" w14:paraId="00000584">
      <w:pPr>
        <w:spacing w:after="240" w:before="240" w:lineRule="auto"/>
        <w:rPr/>
      </w:pPr>
      <w:r w:rsidDel="00000000" w:rsidR="00000000" w:rsidRPr="00000000">
        <w:rPr>
          <w:rtl w:val="0"/>
        </w:rPr>
        <w:t xml:space="preserve">We’re excited to show you how EmpowerEd helps you turn your skills into a business 🚀</w:t>
      </w:r>
    </w:p>
    <w:p w:rsidR="00000000" w:rsidDel="00000000" w:rsidP="00000000" w:rsidRDefault="00000000" w:rsidRPr="00000000" w14:paraId="00000585">
      <w:pPr>
        <w:spacing w:after="240" w:before="240" w:lineRule="auto"/>
        <w:rPr/>
      </w:pPr>
      <w:r w:rsidDel="00000000" w:rsidR="00000000" w:rsidRPr="00000000">
        <w:rPr>
          <w:rtl w:val="0"/>
        </w:rPr>
        <w:t xml:space="preserve">Best,</w:t>
        <w:br w:type="textWrapping"/>
      </w:r>
      <w:r w:rsidDel="00000000" w:rsidR="00000000" w:rsidRPr="00000000">
        <w:rPr>
          <w:b w:val="1"/>
          <w:bCs w:val="1"/>
          <w:rtl w:val="0"/>
        </w:rPr>
        <w:t xml:space="preserve"> — Team EmpowerEd (our logo)</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78qafww8e92w" w:id="61"/>
      <w:bookmarkEnd w:id="61"/>
      <w:r w:rsidDel="00000000" w:rsidR="00000000" w:rsidRPr="00000000">
        <w:rPr>
          <w:b w:val="1"/>
          <w:bCs w:val="1"/>
          <w:sz w:val="34"/>
          <w:szCs w:val="34"/>
          <w:rtl w:val="0"/>
        </w:rPr>
        <w:t xml:space="preserve">Missed Call Follow-Up Email</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Subject:</w:t>
      </w:r>
      <w:r w:rsidDel="00000000" w:rsidR="00000000" w:rsidRPr="00000000">
        <w:rPr>
          <w:rFonts w:ascii="Arial Unicode MS" w:cs="Arial Unicode MS" w:eastAsia="Arial Unicode MS" w:hAnsi="Arial Unicode MS"/>
          <w:rtl w:val="0"/>
        </w:rPr>
        <w:t xml:space="preserve"> ❌ We missed you! Want to reschedule your demo?</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 Hi [Mentor Name],</w:t>
      </w:r>
    </w:p>
    <w:p w:rsidR="00000000" w:rsidDel="00000000" w:rsidP="00000000" w:rsidRDefault="00000000" w:rsidRPr="00000000" w14:paraId="0000058E">
      <w:pPr>
        <w:spacing w:after="240" w:before="240" w:lineRule="auto"/>
        <w:rPr/>
      </w:pPr>
      <w:r w:rsidDel="00000000" w:rsidR="00000000" w:rsidRPr="00000000">
        <w:rPr>
          <w:rtl w:val="0"/>
        </w:rPr>
        <w:t xml:space="preserve">We noticed you couldn’t make it to your EmpowerEd demo call. No worries — we’d still love to connect with you!</w:t>
      </w:r>
    </w:p>
    <w:p w:rsidR="00000000" w:rsidDel="00000000" w:rsidP="00000000" w:rsidRDefault="00000000" w:rsidRPr="00000000" w14:paraId="0000058F">
      <w:pPr>
        <w:spacing w:after="240" w:before="240" w:lineRule="auto"/>
        <w:rPr/>
      </w:pPr>
      <w:r w:rsidDel="00000000" w:rsidR="00000000" w:rsidRPr="00000000">
        <w:rPr>
          <w:rtl w:val="0"/>
        </w:rPr>
        <w:t xml:space="preserve">👉 Reschedule a time that works best for you below:</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591">
      <w:pPr>
        <w:numPr>
          <w:ilvl w:val="0"/>
          <w:numId w:val="13"/>
        </w:numPr>
        <w:spacing w:after="240" w:before="240" w:lineRule="auto"/>
        <w:ind w:left="720" w:hanging="360"/>
      </w:pPr>
      <w:r w:rsidDel="00000000" w:rsidR="00000000" w:rsidRPr="00000000">
        <w:rPr>
          <w:rtl w:val="0"/>
        </w:rPr>
        <w:t xml:space="preserve">🔄 Reschedule Demo Call</w:t>
        <w:br w:type="textWrapping"/>
      </w:r>
    </w:p>
    <w:p w:rsidR="00000000" w:rsidDel="00000000" w:rsidP="00000000" w:rsidRDefault="00000000" w:rsidRPr="00000000" w14:paraId="00000592">
      <w:pPr>
        <w:spacing w:after="240" w:before="240" w:lineRule="auto"/>
        <w:rPr/>
      </w:pPr>
      <w:r w:rsidDel="00000000" w:rsidR="00000000" w:rsidRPr="00000000">
        <w:rPr>
          <w:rtl w:val="0"/>
        </w:rPr>
        <w:t xml:space="preserve">This is your chance to learn how you can:</w:t>
      </w:r>
    </w:p>
    <w:p w:rsidR="00000000" w:rsidDel="00000000" w:rsidP="00000000" w:rsidRDefault="00000000" w:rsidRPr="00000000" w14:paraId="00000593">
      <w:pPr>
        <w:numPr>
          <w:ilvl w:val="0"/>
          <w:numId w:val="74"/>
        </w:numPr>
        <w:spacing w:after="0" w:afterAutospacing="0" w:before="240" w:lineRule="auto"/>
        <w:ind w:left="720" w:hanging="360"/>
      </w:pPr>
      <w:r w:rsidDel="00000000" w:rsidR="00000000" w:rsidRPr="00000000">
        <w:rPr>
          <w:rtl w:val="0"/>
        </w:rPr>
        <w:t xml:space="preserve">Run your own business hassle-free</w:t>
        <w:br w:type="textWrapping"/>
      </w:r>
    </w:p>
    <w:p w:rsidR="00000000" w:rsidDel="00000000" w:rsidP="00000000" w:rsidRDefault="00000000" w:rsidRPr="00000000" w14:paraId="00000594">
      <w:pPr>
        <w:numPr>
          <w:ilvl w:val="0"/>
          <w:numId w:val="74"/>
        </w:numPr>
        <w:spacing w:after="0" w:afterAutospacing="0" w:before="0" w:beforeAutospacing="0" w:lineRule="auto"/>
        <w:ind w:left="720" w:hanging="360"/>
      </w:pPr>
      <w:r w:rsidDel="00000000" w:rsidR="00000000" w:rsidRPr="00000000">
        <w:rPr>
          <w:rtl w:val="0"/>
        </w:rPr>
        <w:t xml:space="preserve">Keep 100% of your earnings</w:t>
        <w:br w:type="textWrapping"/>
      </w:r>
    </w:p>
    <w:p w:rsidR="00000000" w:rsidDel="00000000" w:rsidP="00000000" w:rsidRDefault="00000000" w:rsidRPr="00000000" w14:paraId="00000595">
      <w:pPr>
        <w:numPr>
          <w:ilvl w:val="0"/>
          <w:numId w:val="74"/>
        </w:numPr>
        <w:spacing w:after="240" w:before="0" w:beforeAutospacing="0" w:lineRule="auto"/>
        <w:ind w:left="720" w:hanging="360"/>
      </w:pPr>
      <w:r w:rsidDel="00000000" w:rsidR="00000000" w:rsidRPr="00000000">
        <w:rPr>
          <w:rtl w:val="0"/>
        </w:rPr>
        <w:t xml:space="preserve">Let us bring the students directly to you</w:t>
        <w:br w:type="textWrapping"/>
      </w:r>
    </w:p>
    <w:p w:rsidR="00000000" w:rsidDel="00000000" w:rsidP="00000000" w:rsidRDefault="00000000" w:rsidRPr="00000000" w14:paraId="00000596">
      <w:pPr>
        <w:spacing w:after="240" w:before="240" w:lineRule="auto"/>
        <w:rPr/>
      </w:pPr>
      <w:r w:rsidDel="00000000" w:rsidR="00000000" w:rsidRPr="00000000">
        <w:rPr>
          <w:rtl w:val="0"/>
        </w:rPr>
        <w:t xml:space="preserve">Don’t miss out — your EmpowerEd journey starts with one simple step 💡</w:t>
      </w:r>
    </w:p>
    <w:p w:rsidR="00000000" w:rsidDel="00000000" w:rsidP="00000000" w:rsidRDefault="00000000" w:rsidRPr="00000000" w14:paraId="00000597">
      <w:pPr>
        <w:spacing w:after="240" w:before="240" w:lineRule="auto"/>
        <w:rPr>
          <w:b w:val="1"/>
          <w:bCs w:val="1"/>
        </w:rPr>
      </w:pPr>
      <w:r w:rsidDel="00000000" w:rsidR="00000000" w:rsidRPr="00000000">
        <w:rPr>
          <w:rtl w:val="0"/>
        </w:rPr>
        <w:t xml:space="preserve">Best,</w:t>
        <w:br w:type="textWrapping"/>
      </w:r>
      <w:r w:rsidDel="00000000" w:rsidR="00000000" w:rsidRPr="00000000">
        <w:rPr>
          <w:b w:val="1"/>
          <w:bCs w:val="1"/>
          <w:rtl w:val="0"/>
        </w:rPr>
        <w:t xml:space="preserve"> — Team EmpowerEd (our logo)</w:t>
      </w:r>
    </w:p>
    <w:p w:rsidR="00000000" w:rsidDel="00000000" w:rsidP="00000000" w:rsidRDefault="00000000" w:rsidRPr="00000000" w14:paraId="00000598">
      <w:pPr>
        <w:spacing w:after="240" w:before="240" w:lineRule="auto"/>
        <w:rPr>
          <w:del w:author="Haris Naeem" w:id="1" w:date="2025-09-23T13:58:13Z"/>
          <w:b w:val="1"/>
          <w:bCs w:val="1"/>
        </w:rPr>
      </w:pPr>
      <w:del w:author="Haris Naeem" w:id="1" w:date="2025-09-23T13:58:13Z">
        <w:commentRangeStart w:id="40"/>
        <w:commentRangeStart w:id="41"/>
        <w:r w:rsidDel="00000000" w:rsidR="00000000" w:rsidRPr="00000000">
          <w:rPr>
            <w:rtl w:val="0"/>
          </w:rPr>
        </w:r>
      </w:del>
    </w:p>
    <w:p w:rsidR="00000000" w:rsidDel="00000000" w:rsidP="00000000" w:rsidRDefault="00000000" w:rsidRPr="00000000" w14:paraId="00000599">
      <w:pPr>
        <w:spacing w:after="240" w:before="240" w:lineRule="auto"/>
        <w:rPr>
          <w:del w:author="Haris Naeem" w:id="1" w:date="2025-09-23T13:58:13Z"/>
          <w:b w:val="1"/>
          <w:bCs w:val="1"/>
        </w:rPr>
      </w:pPr>
      <w:del w:author="Haris Naeem" w:id="1" w:date="2025-09-23T13:58:13Z">
        <w:r w:rsidDel="00000000" w:rsidR="00000000" w:rsidRPr="00000000">
          <w:rPr>
            <w:rtl w:val="0"/>
          </w:rPr>
        </w:r>
      </w:del>
    </w:p>
    <w:p w:rsidR="00000000" w:rsidDel="00000000" w:rsidP="00000000" w:rsidRDefault="00000000" w:rsidRPr="00000000" w14:paraId="0000059A">
      <w:pPr>
        <w:spacing w:after="240" w:before="240" w:lineRule="auto"/>
        <w:rPr>
          <w:b w:val="1"/>
          <w:bCs w:val="1"/>
        </w:rPr>
      </w:pP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1ow8d14a26tz" w:id="62"/>
      <w:bookmarkEnd w:id="62"/>
      <w:r w:rsidDel="00000000" w:rsidR="00000000" w:rsidRPr="00000000">
        <w:rPr>
          <w:b w:val="1"/>
          <w:bCs w:val="1"/>
          <w:sz w:val="34"/>
          <w:szCs w:val="34"/>
          <w:rtl w:val="0"/>
        </w:rPr>
        <w:t xml:space="preserve">Post-Demo Encouragement Email</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Subject: 🚀 </w:t>
      </w:r>
      <w:r w:rsidDel="00000000" w:rsidR="00000000" w:rsidRPr="00000000">
        <w:rPr>
          <w:rtl w:val="0"/>
        </w:rPr>
        <w:t xml:space="preserve">Ready to launch your EmpowerEd journey?</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Body:</w:t>
        <w:br w:type="textWrapping"/>
        <w:t xml:space="preserve"> </w:t>
      </w:r>
      <w:r w:rsidDel="00000000" w:rsidR="00000000" w:rsidRPr="00000000">
        <w:rPr>
          <w:rtl w:val="0"/>
        </w:rPr>
        <w:t xml:space="preserve">Hi [Mentor Name],</w:t>
      </w:r>
    </w:p>
    <w:p w:rsidR="00000000" w:rsidDel="00000000" w:rsidP="00000000" w:rsidRDefault="00000000" w:rsidRPr="00000000" w14:paraId="0000059E">
      <w:pPr>
        <w:spacing w:after="240" w:before="240" w:lineRule="auto"/>
        <w:rPr/>
      </w:pPr>
      <w:r w:rsidDel="00000000" w:rsidR="00000000" w:rsidRPr="00000000">
        <w:rPr>
          <w:rtl w:val="0"/>
        </w:rPr>
        <w:t xml:space="preserve">Thanks for joining your EmpowerEd demo call! You’re now one step closer to building your business with zero risk.</w:t>
      </w:r>
    </w:p>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 Here’s why to start today:</w:t>
      </w:r>
    </w:p>
    <w:p w:rsidR="00000000" w:rsidDel="00000000" w:rsidP="00000000" w:rsidRDefault="00000000" w:rsidRPr="00000000" w14:paraId="000005A0">
      <w:pPr>
        <w:numPr>
          <w:ilvl w:val="0"/>
          <w:numId w:val="11"/>
        </w:numPr>
        <w:spacing w:after="0" w:afterAutospacing="0" w:before="240" w:lineRule="auto"/>
        <w:ind w:left="720" w:hanging="360"/>
        <w:rPr/>
      </w:pPr>
      <w:r w:rsidDel="00000000" w:rsidR="00000000" w:rsidRPr="00000000">
        <w:rPr>
          <w:rtl w:val="0"/>
        </w:rPr>
        <w:t xml:space="preserve">1-month free trial (no registration fee)</w:t>
        <w:br w:type="textWrapping"/>
      </w:r>
    </w:p>
    <w:p w:rsidR="00000000" w:rsidDel="00000000" w:rsidP="00000000" w:rsidRDefault="00000000" w:rsidRPr="00000000" w14:paraId="000005A1">
      <w:pPr>
        <w:numPr>
          <w:ilvl w:val="0"/>
          <w:numId w:val="11"/>
        </w:numPr>
        <w:spacing w:after="0" w:afterAutospacing="0" w:before="0" w:beforeAutospacing="0" w:lineRule="auto"/>
        <w:ind w:left="720" w:hanging="360"/>
        <w:rPr/>
      </w:pPr>
      <w:r w:rsidDel="00000000" w:rsidR="00000000" w:rsidRPr="00000000">
        <w:rPr>
          <w:rtl w:val="0"/>
        </w:rPr>
        <w:t xml:space="preserve">Cancel anytime, no contracts</w:t>
        <w:br w:type="textWrapping"/>
      </w:r>
    </w:p>
    <w:p w:rsidR="00000000" w:rsidDel="00000000" w:rsidP="00000000" w:rsidRDefault="00000000" w:rsidRPr="00000000" w14:paraId="000005A2">
      <w:pPr>
        <w:numPr>
          <w:ilvl w:val="0"/>
          <w:numId w:val="11"/>
        </w:numPr>
        <w:spacing w:after="240" w:before="0" w:beforeAutospacing="0" w:lineRule="auto"/>
        <w:ind w:left="720" w:hanging="360"/>
        <w:rPr/>
      </w:pPr>
      <w:r w:rsidDel="00000000" w:rsidR="00000000" w:rsidRPr="00000000">
        <w:rPr>
          <w:rtl w:val="0"/>
        </w:rPr>
        <w:t xml:space="preserve">Total risk-free option</w:t>
        <w:br w:type="textWrapping"/>
      </w:r>
    </w:p>
    <w:p w:rsidR="00000000" w:rsidDel="00000000" w:rsidP="00000000" w:rsidRDefault="00000000" w:rsidRPr="00000000" w14:paraId="000005A3">
      <w:pPr>
        <w:spacing w:after="240" w:before="240" w:lineRule="auto"/>
        <w:rPr/>
      </w:pPr>
      <w:r w:rsidDel="00000000" w:rsidR="00000000" w:rsidRPr="00000000">
        <w:rPr>
          <w:rtl w:val="0"/>
        </w:rPr>
        <w:t xml:space="preserve">👉 Pick your plan and start building your mentor business today!</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5A5">
      <w:pPr>
        <w:numPr>
          <w:ilvl w:val="0"/>
          <w:numId w:val="4"/>
        </w:numPr>
        <w:spacing w:after="240" w:before="240" w:lineRule="auto"/>
        <w:ind w:left="720" w:hanging="360"/>
        <w:rPr>
          <w:b w:val="1"/>
          <w:bCs w:val="1"/>
        </w:rPr>
      </w:pPr>
      <w:r w:rsidDel="00000000" w:rsidR="00000000" w:rsidRPr="00000000">
        <w:rPr>
          <w:b w:val="1"/>
          <w:bCs w:val="1"/>
          <w:rtl w:val="0"/>
        </w:rPr>
        <w:t xml:space="preserve">🌟 </w:t>
      </w:r>
      <w:r w:rsidDel="00000000" w:rsidR="00000000" w:rsidRPr="00000000">
        <w:rPr>
          <w:rtl w:val="0"/>
        </w:rPr>
        <w:t xml:space="preserve">View Plans &amp; Start Free Trial</w:t>
      </w:r>
      <w:r w:rsidDel="00000000" w:rsidR="00000000" w:rsidRPr="00000000">
        <w:rPr>
          <w:b w:val="1"/>
          <w:bCs w:val="1"/>
          <w:rtl w:val="0"/>
        </w:rPr>
        <w:br w:type="textWrapping"/>
      </w:r>
    </w:p>
    <w:p w:rsidR="00000000" w:rsidDel="00000000" w:rsidP="00000000" w:rsidRDefault="00000000" w:rsidRPr="00000000" w14:paraId="000005A6">
      <w:pPr>
        <w:spacing w:after="240" w:before="240" w:lineRule="auto"/>
        <w:rPr/>
      </w:pPr>
      <w:r w:rsidDel="00000000" w:rsidR="00000000" w:rsidRPr="00000000">
        <w:rPr>
          <w:rtl w:val="0"/>
        </w:rPr>
        <w:t xml:space="preserve">Your students are waiting. Let’s get you Empowered 💪</w:t>
      </w:r>
    </w:p>
    <w:p w:rsidR="00000000" w:rsidDel="00000000" w:rsidP="00000000" w:rsidRDefault="00000000" w:rsidRPr="00000000" w14:paraId="000005A7">
      <w:pPr>
        <w:spacing w:after="240" w:before="240" w:lineRule="auto"/>
        <w:rPr/>
      </w:pPr>
      <w:r w:rsidDel="00000000" w:rsidR="00000000" w:rsidRPr="00000000">
        <w:rPr>
          <w:rtl w:val="0"/>
        </w:rPr>
        <w:t xml:space="preserve">Best,</w:t>
        <w:br w:type="textWrapping"/>
      </w:r>
      <w:r w:rsidDel="00000000" w:rsidR="00000000" w:rsidRPr="00000000">
        <w:rPr>
          <w:b w:val="1"/>
          <w:bCs w:val="1"/>
          <w:rtl w:val="0"/>
        </w:rPr>
        <w:t xml:space="preserve"> — Team EmpowerEd (our logo)</w:t>
      </w:r>
      <w:r w:rsidDel="00000000" w:rsidR="00000000" w:rsidRPr="00000000">
        <w:rPr>
          <w:rtl w:val="0"/>
        </w:rPr>
      </w:r>
    </w:p>
    <w:p w:rsidR="00000000" w:rsidDel="00000000" w:rsidP="00000000" w:rsidRDefault="00000000" w:rsidRPr="00000000" w14:paraId="000005A8">
      <w:pPr>
        <w:spacing w:after="240" w:before="240" w:lineRule="auto"/>
        <w:rPr>
          <w:b w:val="1"/>
          <w:bCs w:val="1"/>
        </w:rPr>
      </w:pPr>
      <w:r w:rsidDel="00000000" w:rsidR="00000000" w:rsidRPr="00000000">
        <w:rPr>
          <w:rtl w:val="0"/>
        </w:rPr>
      </w:r>
    </w:p>
    <w:p w:rsidR="00000000" w:rsidDel="00000000" w:rsidP="00000000" w:rsidRDefault="00000000" w:rsidRPr="00000000" w14:paraId="000005A9">
      <w:pPr>
        <w:spacing w:after="240" w:before="240" w:lineRule="auto"/>
        <w:rPr>
          <w:b w:val="1"/>
          <w:bCs w:val="1"/>
        </w:rPr>
      </w:pPr>
      <w:commentRangeStart w:id="42"/>
      <w:r w:rsidDel="00000000" w:rsidR="00000000" w:rsidRPr="00000000">
        <w:rPr>
          <w:b w:val="1"/>
          <w:bCs w:val="1"/>
          <w:rtl w:val="0"/>
        </w:rPr>
        <w:t xml:space="preserve">Review Email </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tl w:val="0"/>
        </w:rPr>
        <w:t xml:space="preserve">Dear Syeda Fasih,</w:t>
      </w:r>
    </w:p>
    <w:p w:rsidR="00000000" w:rsidDel="00000000" w:rsidP="00000000" w:rsidRDefault="00000000" w:rsidRPr="00000000" w14:paraId="000005AB">
      <w:pPr>
        <w:spacing w:after="240" w:before="240" w:lineRule="auto"/>
        <w:rPr/>
      </w:pPr>
      <w:r w:rsidDel="00000000" w:rsidR="00000000" w:rsidRPr="00000000">
        <w:rPr>
          <w:rtl w:val="0"/>
        </w:rPr>
        <w:t xml:space="preserve">You’ve received a new review from your student Sara Ali:</w:t>
      </w:r>
    </w:p>
    <w:p w:rsidR="00000000" w:rsidDel="00000000" w:rsidP="00000000" w:rsidRDefault="00000000" w:rsidRPr="00000000" w14:paraId="000005AC">
      <w:pPr>
        <w:spacing w:after="240" w:before="240" w:lineRule="auto"/>
        <w:rPr>
          <w:b w:val="1"/>
          <w:bCs w:val="1"/>
        </w:rPr>
      </w:pPr>
      <w:r w:rsidDel="00000000" w:rsidR="00000000" w:rsidRPr="00000000">
        <w:rPr>
          <w:rFonts w:ascii="Fira Mono" w:cs="Fira Mono" w:eastAsia="Fira Mono" w:hAnsi="Fira Mono"/>
          <w:b w:val="1"/>
          <w:bCs w:val="1"/>
          <w:rtl w:val="0"/>
        </w:rPr>
        <w:t xml:space="preserve">⭐ 5 out of 5 stars</w:t>
        <w:br w:type="textWrapping"/>
        <w:t xml:space="preserve"> Review: "xvz"</w:t>
      </w:r>
    </w:p>
    <w:p w:rsidR="00000000" w:rsidDel="00000000" w:rsidP="00000000" w:rsidRDefault="00000000" w:rsidRPr="00000000" w14:paraId="000005AD">
      <w:pPr>
        <w:spacing w:after="240" w:before="240" w:lineRule="auto"/>
        <w:rPr/>
      </w:pPr>
      <w:r w:rsidDel="00000000" w:rsidR="00000000" w:rsidRPr="00000000">
        <w:rPr>
          <w:rtl w:val="0"/>
        </w:rPr>
        <w:t xml:space="preserve">This review has been added to your profile and will help future students learn more about your mentoring style. Keep up the great work!</w:t>
      </w:r>
    </w:p>
    <w:p w:rsidR="00000000" w:rsidDel="00000000" w:rsidP="00000000" w:rsidRDefault="00000000" w:rsidRPr="00000000" w14:paraId="000005AE">
      <w:pPr>
        <w:spacing w:after="240" w:before="240" w:lineRule="auto"/>
        <w:rPr/>
      </w:pPr>
      <w:r w:rsidDel="00000000" w:rsidR="00000000" w:rsidRPr="00000000">
        <w:rPr>
          <w:rtl w:val="0"/>
        </w:rPr>
        <w:t xml:space="preserve">🔗 Go to Dashboard</w:t>
      </w:r>
    </w:p>
    <w:p w:rsidR="00000000" w:rsidDel="00000000" w:rsidP="00000000" w:rsidRDefault="00000000" w:rsidRPr="00000000" w14:paraId="000005AF">
      <w:pPr>
        <w:spacing w:after="240" w:before="240" w:lineRule="auto"/>
        <w:rPr>
          <w:b w:val="1"/>
          <w:bCs w:val="1"/>
        </w:rPr>
      </w:pPr>
      <w:r w:rsidDel="00000000" w:rsidR="00000000" w:rsidRPr="00000000">
        <w:rPr>
          <w:rtl w:val="0"/>
        </w:rPr>
        <w:t xml:space="preserve">Best regards,</w:t>
        <w:br w:type="textWrapping"/>
      </w:r>
      <w:r w:rsidDel="00000000" w:rsidR="00000000" w:rsidRPr="00000000">
        <w:rPr>
          <w:b w:val="1"/>
          <w:bCs w:val="1"/>
          <w:rtl w:val="0"/>
        </w:rPr>
        <w:t xml:space="preserve"> Team EmpowerEd</w:t>
      </w:r>
    </w:p>
    <w:p w:rsidR="00000000" w:rsidDel="00000000" w:rsidP="00000000" w:rsidRDefault="00000000" w:rsidRPr="00000000" w14:paraId="000005B0">
      <w:pPr>
        <w:spacing w:after="240" w:before="240" w:lineRule="auto"/>
        <w:rPr>
          <w:b w:val="1"/>
          <w:bCs w:val="1"/>
        </w:rPr>
      </w:pPr>
      <w:r w:rsidDel="00000000" w:rsidR="00000000" w:rsidRPr="00000000">
        <w:rPr>
          <w:rtl w:val="0"/>
        </w:rPr>
      </w:r>
    </w:p>
    <w:p w:rsidR="00000000" w:rsidDel="00000000" w:rsidP="00000000" w:rsidRDefault="00000000" w:rsidRPr="00000000" w14:paraId="000005B1">
      <w:pPr>
        <w:spacing w:after="240" w:before="240" w:lineRule="auto"/>
        <w:rPr>
          <w:b w:val="1"/>
          <w:bCs w:val="1"/>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spacing w:after="240" w:before="240" w:lineRule="auto"/>
        <w:rPr>
          <w:b w:val="1"/>
          <w:bCs w:val="1"/>
        </w:rPr>
      </w:pPr>
      <w:commentRangeStart w:id="43"/>
      <w:r w:rsidDel="00000000" w:rsidR="00000000" w:rsidRPr="00000000">
        <w:rPr>
          <w:b w:val="1"/>
          <w:bCs w:val="1"/>
          <w:rtl w:val="0"/>
        </w:rPr>
        <w:t xml:space="preserve">No available time slots on this day. Please choose a different date.</w:t>
      </w:r>
    </w:p>
    <w:p w:rsidR="00000000" w:rsidDel="00000000" w:rsidP="00000000" w:rsidRDefault="00000000" w:rsidRPr="00000000" w14:paraId="000005B8">
      <w:pPr>
        <w:rPr/>
      </w:pP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b w:val="1"/>
          <w:bCs w:val="1"/>
        </w:rPr>
      </w:pPr>
      <w:commentRangeStart w:id="44"/>
      <w:r w:rsidDel="00000000" w:rsidR="00000000" w:rsidRPr="00000000">
        <w:rPr>
          <w:b w:val="1"/>
          <w:bCs w:val="1"/>
          <w:rtl w:val="0"/>
        </w:rPr>
        <w:t xml:space="preserve">Error Message (Refined):</w:t>
      </w:r>
    </w:p>
    <w:p w:rsidR="00000000" w:rsidDel="00000000" w:rsidP="00000000" w:rsidRDefault="00000000" w:rsidRPr="00000000" w14:paraId="000005BC">
      <w:pPr>
        <w:rPr>
          <w:b w:val="1"/>
          <w:bCs w:val="1"/>
        </w:rPr>
      </w:pPr>
      <w:r w:rsidDel="00000000" w:rsidR="00000000" w:rsidRPr="00000000">
        <w:rPr>
          <w:rtl w:val="0"/>
        </w:rPr>
        <w:t xml:space="preserve">🚫 </w:t>
      </w:r>
      <w:r w:rsidDel="00000000" w:rsidR="00000000" w:rsidRPr="00000000">
        <w:rPr>
          <w:b w:val="1"/>
          <w:bCs w:val="1"/>
          <w:rtl w:val="0"/>
        </w:rPr>
        <w:t xml:space="preserve">You’re already enrolled with this mentor for the same sub-category.</w:t>
      </w:r>
    </w:p>
    <w:p w:rsidR="00000000" w:rsidDel="00000000" w:rsidP="00000000" w:rsidRDefault="00000000" w:rsidRPr="00000000" w14:paraId="000005BD">
      <w:pPr>
        <w:rPr/>
      </w:pPr>
      <w:r w:rsidDel="00000000" w:rsidR="00000000" w:rsidRPr="00000000">
        <w:rPr>
          <w:rtl w:val="0"/>
        </w:rPr>
        <w:t xml:space="preserve">Your sessions are auto-scheduled. Please choose a different mentor or a different sub-category to continue.</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b w:val="1"/>
          <w:bCs w:val="1"/>
          <w:sz w:val="44"/>
          <w:szCs w:val="44"/>
          <w:u w:val="single"/>
        </w:rPr>
      </w:pPr>
      <w:r w:rsidDel="00000000" w:rsidR="00000000" w:rsidRPr="00000000">
        <w:rPr>
          <w:rtl w:val="0"/>
        </w:rPr>
      </w:r>
    </w:p>
    <w:p w:rsidR="00000000" w:rsidDel="00000000" w:rsidP="00000000" w:rsidRDefault="00000000" w:rsidRPr="00000000" w14:paraId="000005C4">
      <w:pPr>
        <w:jc w:val="center"/>
        <w:rPr>
          <w:b w:val="1"/>
          <w:bCs w:val="1"/>
          <w:color w:val="000000"/>
          <w:sz w:val="26"/>
          <w:szCs w:val="26"/>
        </w:rPr>
      </w:pPr>
      <w:commentRangeStart w:id="45"/>
      <w:r w:rsidDel="00000000" w:rsidR="00000000" w:rsidRPr="00000000">
        <w:rPr>
          <w:b w:val="1"/>
          <w:bCs w:val="1"/>
          <w:sz w:val="44"/>
          <w:szCs w:val="44"/>
          <w:u w:val="single"/>
          <w:rtl w:val="0"/>
        </w:rPr>
        <w:t xml:space="preserve">Testimonials </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5C5">
      <w:pPr>
        <w:numPr>
          <w:ilvl w:val="0"/>
          <w:numId w:val="28"/>
        </w:numPr>
        <w:spacing w:after="0" w:afterAutospacing="0" w:before="240" w:lineRule="auto"/>
        <w:ind w:left="720" w:hanging="360"/>
      </w:pPr>
      <w:r w:rsidDel="00000000" w:rsidR="00000000" w:rsidRPr="00000000">
        <w:rPr>
          <w:rFonts w:ascii="Fira Mono" w:cs="Fira Mono" w:eastAsia="Fira Mono" w:hAnsi="Fira Mono"/>
          <w:b w:val="1"/>
          <w:bCs w:val="1"/>
          <w:rtl w:val="0"/>
        </w:rPr>
        <w:t xml:space="preserve">Sophia M. ⭐⭐⭐⭐⭐</w:t>
        <w:br w:type="textWrapping"/>
      </w:r>
      <w:r w:rsidDel="00000000" w:rsidR="00000000" w:rsidRPr="00000000">
        <w:rPr>
          <w:rtl w:val="0"/>
        </w:rPr>
        <w:t xml:space="preserve"> </w:t>
      </w:r>
      <w:r w:rsidDel="00000000" w:rsidR="00000000" w:rsidRPr="00000000">
        <w:rPr>
          <w:i w:val="1"/>
          <w:iCs w:val="1"/>
          <w:rtl w:val="0"/>
        </w:rPr>
        <w:t xml:space="preserve">EmpowerEd Learnings completely changed how we approach learning at home. We found certified educators for academics and life skills all in one place. My son is more confident and consistent now. It’s truly a one-stop shop for education and personal growth.</w:t>
      </w:r>
    </w:p>
    <w:p w:rsidR="00000000" w:rsidDel="00000000" w:rsidP="00000000" w:rsidRDefault="00000000" w:rsidRPr="00000000" w14:paraId="000005C6">
      <w:pPr>
        <w:numPr>
          <w:ilvl w:val="0"/>
          <w:numId w:val="28"/>
        </w:numPr>
        <w:spacing w:after="0" w:afterAutospacing="0" w:before="0" w:beforeAutospacing="0" w:lineRule="auto"/>
        <w:ind w:left="720" w:hanging="360"/>
      </w:pPr>
      <w:r w:rsidDel="00000000" w:rsidR="00000000" w:rsidRPr="00000000">
        <w:rPr>
          <w:rFonts w:ascii="Fira Mono" w:cs="Fira Mono" w:eastAsia="Fira Mono" w:hAnsi="Fira Mono"/>
          <w:b w:val="1"/>
          <w:bCs w:val="1"/>
          <w:rtl w:val="0"/>
        </w:rPr>
        <w:t xml:space="preserve">David R. ⭐⭐⭐⭐⭐</w:t>
        <w:br w:type="textWrapping"/>
      </w:r>
      <w:r w:rsidDel="00000000" w:rsidR="00000000" w:rsidRPr="00000000">
        <w:rPr>
          <w:rtl w:val="0"/>
        </w:rPr>
        <w:t xml:space="preserve"> </w:t>
      </w:r>
      <w:r w:rsidDel="00000000" w:rsidR="00000000" w:rsidRPr="00000000">
        <w:rPr>
          <w:i w:val="1"/>
          <w:iCs w:val="1"/>
          <w:rtl w:val="0"/>
        </w:rPr>
        <w:t xml:space="preserve">Before EmpowerEd, I struggled to keep my students on a routine. Now, sessions are automatically scheduled, payments are handled, and reminders keep me on track. I finally feel in control of their learning without doing all the admin work myself.</w:t>
      </w:r>
    </w:p>
    <w:p w:rsidR="00000000" w:rsidDel="00000000" w:rsidP="00000000" w:rsidRDefault="00000000" w:rsidRPr="00000000" w14:paraId="000005C7">
      <w:pPr>
        <w:numPr>
          <w:ilvl w:val="0"/>
          <w:numId w:val="28"/>
        </w:numPr>
        <w:spacing w:after="0" w:afterAutospacing="0" w:before="0" w:beforeAutospacing="0" w:lineRule="auto"/>
        <w:ind w:left="720" w:hanging="360"/>
      </w:pPr>
      <w:r w:rsidDel="00000000" w:rsidR="00000000" w:rsidRPr="00000000">
        <w:rPr>
          <w:rFonts w:ascii="Fira Mono" w:cs="Fira Mono" w:eastAsia="Fira Mono" w:hAnsi="Fira Mono"/>
          <w:b w:val="1"/>
          <w:bCs w:val="1"/>
          <w:rtl w:val="0"/>
        </w:rPr>
        <w:t xml:space="preserve">Hasnain S. ⭐⭐⭐⭐⭐</w:t>
        <w:br w:type="textWrapping"/>
      </w:r>
      <w:r w:rsidDel="00000000" w:rsidR="00000000" w:rsidRPr="00000000">
        <w:rPr>
          <w:i w:val="1"/>
          <w:iCs w:val="1"/>
          <w:rtl w:val="0"/>
        </w:rPr>
        <w:t xml:space="preserve">This platform made me feel like a true professional. My profile was verified within a day, and the video intro feature really helped students connect with me before booking. I got three recurring students in the first week!</w:t>
      </w:r>
    </w:p>
    <w:p w:rsidR="00000000" w:rsidDel="00000000" w:rsidP="00000000" w:rsidRDefault="00000000" w:rsidRPr="00000000" w14:paraId="000005C8">
      <w:pPr>
        <w:numPr>
          <w:ilvl w:val="0"/>
          <w:numId w:val="28"/>
        </w:numPr>
        <w:spacing w:after="0" w:afterAutospacing="0" w:before="0" w:beforeAutospacing="0" w:lineRule="auto"/>
        <w:ind w:left="720" w:hanging="360"/>
      </w:pPr>
      <w:r w:rsidDel="00000000" w:rsidR="00000000" w:rsidRPr="00000000">
        <w:rPr>
          <w:rFonts w:ascii="Fira Mono" w:cs="Fira Mono" w:eastAsia="Fira Mono" w:hAnsi="Fira Mono"/>
          <w:b w:val="1"/>
          <w:bCs w:val="1"/>
          <w:rtl w:val="0"/>
        </w:rPr>
        <w:t xml:space="preserve">Fatima N. ⭐⭐⭐⭐⭐</w:t>
        <w:br w:type="textWrapping"/>
      </w:r>
      <w:r w:rsidDel="00000000" w:rsidR="00000000" w:rsidRPr="00000000">
        <w:rPr>
          <w:rtl w:val="0"/>
        </w:rPr>
        <w:t xml:space="preserve"> </w:t>
      </w:r>
      <w:r w:rsidDel="00000000" w:rsidR="00000000" w:rsidRPr="00000000">
        <w:rPr>
          <w:i w:val="1"/>
          <w:iCs w:val="1"/>
          <w:rtl w:val="0"/>
        </w:rPr>
        <w:t xml:space="preserve">Safety and quality were my biggest concerns with online tutoring. Knowing that all mentors are verified gave me peace of mind. Plus, the free trial made it easy to test before committing. Highly recommended to any parent.</w:t>
      </w:r>
    </w:p>
    <w:p w:rsidR="00000000" w:rsidDel="00000000" w:rsidP="00000000" w:rsidRDefault="00000000" w:rsidRPr="00000000" w14:paraId="000005C9">
      <w:pPr>
        <w:numPr>
          <w:ilvl w:val="0"/>
          <w:numId w:val="28"/>
        </w:numPr>
        <w:spacing w:after="0" w:afterAutospacing="0" w:before="0" w:beforeAutospacing="0" w:lineRule="auto"/>
        <w:ind w:left="720" w:hanging="360"/>
      </w:pPr>
      <w:r w:rsidDel="00000000" w:rsidR="00000000" w:rsidRPr="00000000">
        <w:rPr>
          <w:rFonts w:ascii="Fira Mono" w:cs="Fira Mono" w:eastAsia="Fira Mono" w:hAnsi="Fira Mono"/>
          <w:b w:val="1"/>
          <w:bCs w:val="1"/>
          <w:rtl w:val="0"/>
        </w:rPr>
        <w:t xml:space="preserve">Michael S. ⭐⭐⭐⭐⭐</w:t>
        <w:br w:type="textWrapping"/>
      </w:r>
      <w:r w:rsidDel="00000000" w:rsidR="00000000" w:rsidRPr="00000000">
        <w:rPr>
          <w:rtl w:val="0"/>
        </w:rPr>
        <w:t xml:space="preserve"> </w:t>
      </w:r>
      <w:r w:rsidDel="00000000" w:rsidR="00000000" w:rsidRPr="00000000">
        <w:rPr>
          <w:i w:val="1"/>
          <w:iCs w:val="1"/>
          <w:rtl w:val="0"/>
        </w:rPr>
        <w:t xml:space="preserve">As someone who teaches on EmpowerEd, I love how simple it is to manage my calendar, earnings, and students. The platform takes care of the logistics so I can focus on teaching and helping learners succeed.</w:t>
      </w:r>
    </w:p>
    <w:p w:rsidR="00000000" w:rsidDel="00000000" w:rsidP="00000000" w:rsidRDefault="00000000" w:rsidRPr="00000000" w14:paraId="000005CA">
      <w:pPr>
        <w:numPr>
          <w:ilvl w:val="0"/>
          <w:numId w:val="28"/>
        </w:numPr>
        <w:spacing w:after="0" w:afterAutospacing="0" w:before="0" w:beforeAutospacing="0" w:lineRule="auto"/>
        <w:ind w:left="720" w:hanging="360"/>
      </w:pPr>
      <w:r w:rsidDel="00000000" w:rsidR="00000000" w:rsidRPr="00000000">
        <w:rPr>
          <w:rFonts w:ascii="Fira Mono" w:cs="Fira Mono" w:eastAsia="Fira Mono" w:hAnsi="Fira Mono"/>
          <w:b w:val="1"/>
          <w:bCs w:val="1"/>
          <w:rtl w:val="0"/>
        </w:rPr>
        <w:t xml:space="preserve">Olivia P. ⭐⭐⭐⭐⭐</w:t>
        <w:br w:type="textWrapping"/>
      </w:r>
      <w:r w:rsidDel="00000000" w:rsidR="00000000" w:rsidRPr="00000000">
        <w:rPr>
          <w:rtl w:val="0"/>
        </w:rPr>
        <w:t xml:space="preserve"> </w:t>
      </w:r>
      <w:r w:rsidDel="00000000" w:rsidR="00000000" w:rsidRPr="00000000">
        <w:rPr>
          <w:i w:val="1"/>
          <w:iCs w:val="1"/>
          <w:rtl w:val="0"/>
        </w:rPr>
        <w:t xml:space="preserve">I wanted more than tutoring. I wanted someone who could help my daughter build confidence and study habits. EmpowerEd gave us exactly that. The progress has been incredible in just a few months.</w:t>
      </w:r>
    </w:p>
    <w:p w:rsidR="00000000" w:rsidDel="00000000" w:rsidP="00000000" w:rsidRDefault="00000000" w:rsidRPr="00000000" w14:paraId="000005CB">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Maya K. ⭐⭐⭐⭐⭐</w:t>
        <w:br w:type="textWrapping"/>
      </w:r>
      <w:r w:rsidDel="00000000" w:rsidR="00000000" w:rsidRPr="00000000">
        <w:rPr>
          <w:i w:val="1"/>
          <w:iCs w:val="1"/>
          <w:rtl w:val="0"/>
        </w:rPr>
        <w:t xml:space="preserve">I booked a free trial in under three minutes and got matched with a perfect mentor for my daughter. The entire month was auto-scheduled, which saved me time. No back-and-forth texting or missed classes , everything is just there on the calendar.</w:t>
      </w:r>
    </w:p>
    <w:p w:rsidR="00000000" w:rsidDel="00000000" w:rsidP="00000000" w:rsidRDefault="00000000" w:rsidRPr="00000000" w14:paraId="000005CC">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Jafar M. ⭐⭐⭐⭐⭐</w:t>
        <w:br w:type="textWrapping"/>
      </w:r>
      <w:r w:rsidDel="00000000" w:rsidR="00000000" w:rsidRPr="00000000">
        <w:rPr>
          <w:i w:val="1"/>
          <w:iCs w:val="1"/>
          <w:rtl w:val="0"/>
        </w:rPr>
        <w:t xml:space="preserve">The ability to teach students globally has grown my business beyond what I thought possible. I went from two students to ten in a month – all through EmpowerEd Learnings. </w:t>
      </w:r>
    </w:p>
    <w:p w:rsidR="00000000" w:rsidDel="00000000" w:rsidP="00000000" w:rsidRDefault="00000000" w:rsidRPr="00000000" w14:paraId="000005CD">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Ethan Z. ⭐⭐⭐⭐⭐</w:t>
        <w:br w:type="textWrapping"/>
      </w:r>
      <w:r w:rsidDel="00000000" w:rsidR="00000000" w:rsidRPr="00000000">
        <w:rPr>
          <w:i w:val="1"/>
          <w:iCs w:val="1"/>
          <w:rtl w:val="0"/>
        </w:rPr>
        <w:t xml:space="preserve">The platform is simple enough that even my 12-year-old can book extra sessions himself. It gives him ownership of his learning journey. I appreciate the progress updates mentors send through the platform. I feel like I’m part of my son’s learning process.</w:t>
      </w:r>
    </w:p>
    <w:p w:rsidR="00000000" w:rsidDel="00000000" w:rsidP="00000000" w:rsidRDefault="00000000" w:rsidRPr="00000000" w14:paraId="000005CE">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Samir H. ⭐⭐⭐⭐⭐</w:t>
        <w:br w:type="textWrapping"/>
      </w:r>
      <w:r w:rsidDel="00000000" w:rsidR="00000000" w:rsidRPr="00000000">
        <w:rPr>
          <w:i w:val="1"/>
          <w:iCs w:val="1"/>
          <w:rtl w:val="0"/>
        </w:rPr>
        <w:t xml:space="preserve">EmpowerEd Learnings completely transformed my tutoring business. Keeping 100% of my earnings with no commissions is a game changer. I can track student progress, send session notes, and manage everything from one dashboard .</w:t>
      </w:r>
    </w:p>
    <w:p w:rsidR="00000000" w:rsidDel="00000000" w:rsidP="00000000" w:rsidRDefault="00000000" w:rsidRPr="00000000" w14:paraId="000005CF">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Syeda F. ⭐⭐⭐⭐⭐</w:t>
        <w:br w:type="textWrapping"/>
      </w:r>
      <w:r w:rsidDel="00000000" w:rsidR="00000000" w:rsidRPr="00000000">
        <w:rPr>
          <w:i w:val="1"/>
          <w:iCs w:val="1"/>
          <w:rtl w:val="0"/>
        </w:rPr>
        <w:t xml:space="preserve">The EmpowerEd team takes care of scheduling, payments, and marketing for me, so I can focus entirely on coaching. Their support has helped me grow my client base faster and freed up my time to do what I do best - empower my clients!</w:t>
      </w:r>
    </w:p>
    <w:p w:rsidR="00000000" w:rsidDel="00000000" w:rsidP="00000000" w:rsidRDefault="00000000" w:rsidRPr="00000000" w14:paraId="000005D0">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Aisha K. ⭐⭐⭐⭐⭐</w:t>
        <w:br w:type="textWrapping"/>
      </w:r>
      <w:r w:rsidDel="00000000" w:rsidR="00000000" w:rsidRPr="00000000">
        <w:rPr>
          <w:i w:val="1"/>
          <w:iCs w:val="1"/>
          <w:rtl w:val="0"/>
        </w:rPr>
        <w:t xml:space="preserve">EmpowerEd Learnings made it so easy for us to find the right help for my daughter. We booked a free trial, loved it, and now have weekly sessions scheduled without stress.</w:t>
      </w:r>
    </w:p>
    <w:p w:rsidR="00000000" w:rsidDel="00000000" w:rsidP="00000000" w:rsidRDefault="00000000" w:rsidRPr="00000000" w14:paraId="000005D1">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Ryan L. ⭐⭐⭐⭐⭐</w:t>
        <w:br w:type="textWrapping"/>
      </w:r>
      <w:r w:rsidDel="00000000" w:rsidR="00000000" w:rsidRPr="00000000">
        <w:rPr>
          <w:i w:val="1"/>
          <w:iCs w:val="1"/>
          <w:rtl w:val="0"/>
        </w:rPr>
        <w:t xml:space="preserve">I like that mentors are verified and categorized by subject and expertise level. Makes it easy to choose the right person for my kids.</w:t>
      </w:r>
    </w:p>
    <w:p w:rsidR="00000000" w:rsidDel="00000000" w:rsidP="00000000" w:rsidRDefault="00000000" w:rsidRPr="00000000" w14:paraId="000005D2">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Sarah A. ⭐⭐⭐⭐⭐</w:t>
        <w:br w:type="textWrapping"/>
      </w:r>
      <w:r w:rsidDel="00000000" w:rsidR="00000000" w:rsidRPr="00000000">
        <w:rPr>
          <w:i w:val="1"/>
          <w:iCs w:val="1"/>
          <w:rtl w:val="0"/>
        </w:rPr>
        <w:t xml:space="preserve">The recurring payment feature ensures I have predictable income every month. That stability is priceless as a freelancer. My students commit to regular weekly sessions, which keeps them consistent and keeps me fully booked. I feel like I’m running my own mini-academy and the platform takes care of all the business logistics.</w:t>
      </w:r>
    </w:p>
    <w:p w:rsidR="00000000" w:rsidDel="00000000" w:rsidP="00000000" w:rsidRDefault="00000000" w:rsidRPr="00000000" w14:paraId="000005D3">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Linh T. ⭐⭐⭐⭐⭐</w:t>
        <w:br w:type="textWrapping"/>
      </w:r>
      <w:r w:rsidDel="00000000" w:rsidR="00000000" w:rsidRPr="00000000">
        <w:rPr>
          <w:i w:val="1"/>
          <w:iCs w:val="1"/>
          <w:rtl w:val="0"/>
        </w:rPr>
        <w:t xml:space="preserve">My son needed help with SAT prep and confidence-building. EmpowerEd helped us find a tutor and a coach, both verified. It’s convenient knowing I don’t have to check multiple platforms – it’s all in one place.</w:t>
      </w:r>
    </w:p>
    <w:p w:rsidR="00000000" w:rsidDel="00000000" w:rsidP="00000000" w:rsidRDefault="00000000" w:rsidRPr="00000000" w14:paraId="000005D4">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Haris N. ⭐⭐⭐⭐⭐</w:t>
        <w:br w:type="textWrapping"/>
      </w:r>
      <w:r w:rsidDel="00000000" w:rsidR="00000000" w:rsidRPr="00000000">
        <w:rPr>
          <w:i w:val="1"/>
          <w:iCs w:val="1"/>
          <w:rtl w:val="0"/>
        </w:rPr>
        <w:t xml:space="preserve">The marketing team at EmpowerEd Learnings has been a game-changer for me. They run targeted campaigns that bring me the right students, not just random leads. My online visibility has increased and I’m busier than ever without doing any of the heavy lifting myself.</w:t>
      </w:r>
    </w:p>
    <w:p w:rsidR="00000000" w:rsidDel="00000000" w:rsidP="00000000" w:rsidRDefault="00000000" w:rsidRPr="00000000" w14:paraId="000005D5">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Daniel M. ⭐⭐⭐⭐⭐</w:t>
        <w:br w:type="textWrapping"/>
      </w:r>
      <w:r w:rsidDel="00000000" w:rsidR="00000000" w:rsidRPr="00000000">
        <w:rPr>
          <w:i w:val="1"/>
          <w:iCs w:val="1"/>
          <w:rtl w:val="0"/>
        </w:rPr>
        <w:t xml:space="preserve">This isn’t just another tutoring site. It’s a one-stop solution for my kids’ growth. I was able to find a verified math tutor and a certified life coach all in one place. Knowing they are vetted professionals gives me complete peace of mind.</w:t>
      </w:r>
    </w:p>
    <w:p w:rsidR="00000000" w:rsidDel="00000000" w:rsidP="00000000" w:rsidRDefault="00000000" w:rsidRPr="00000000" w14:paraId="000005D6">
      <w:pPr>
        <w:numPr>
          <w:ilvl w:val="0"/>
          <w:numId w:val="28"/>
        </w:numPr>
        <w:spacing w:after="0" w:afterAutospacing="0" w:before="0" w:beforeAutospacing="0" w:lineRule="auto"/>
        <w:ind w:left="720" w:hanging="360"/>
        <w:rPr>
          <w:b w:val="1"/>
          <w:bCs w:val="1"/>
          <w:i w:val="1"/>
          <w:iCs w:val="1"/>
        </w:rPr>
      </w:pPr>
      <w:r w:rsidDel="00000000" w:rsidR="00000000" w:rsidRPr="00000000">
        <w:rPr>
          <w:rFonts w:ascii="Fira Mono" w:cs="Fira Mono" w:eastAsia="Fira Mono" w:hAnsi="Fira Mono"/>
          <w:b w:val="1"/>
          <w:bCs w:val="1"/>
          <w:rtl w:val="0"/>
        </w:rPr>
        <w:t xml:space="preserve">Priya K. ⭐⭐⭐⭐⭐</w:t>
        <w:br w:type="textWrapping"/>
      </w:r>
      <w:r w:rsidDel="00000000" w:rsidR="00000000" w:rsidRPr="00000000">
        <w:rPr>
          <w:i w:val="1"/>
          <w:iCs w:val="1"/>
          <w:rtl w:val="0"/>
        </w:rPr>
        <w:t xml:space="preserve">I used to spend hours managing admin work , invoicing, scheduling, rescheduling and now it’s all automated. The platform’s team takes care of it all and even helps promote my services. It feels like having my own full-time support and marketing staff without the overhead cost.</w:t>
      </w:r>
    </w:p>
    <w:p w:rsidR="00000000" w:rsidDel="00000000" w:rsidP="00000000" w:rsidRDefault="00000000" w:rsidRPr="00000000" w14:paraId="000005D7">
      <w:pPr>
        <w:numPr>
          <w:ilvl w:val="0"/>
          <w:numId w:val="28"/>
        </w:numPr>
        <w:spacing w:after="0" w:afterAutospacing="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Farah H. ⭐⭐⭐⭐⭐</w:t>
        <w:br w:type="textWrapping"/>
      </w:r>
      <w:r w:rsidDel="00000000" w:rsidR="00000000" w:rsidRPr="00000000">
        <w:rPr>
          <w:i w:val="1"/>
          <w:iCs w:val="1"/>
          <w:rtl w:val="0"/>
        </w:rPr>
        <w:t xml:space="preserve">I love that EmpowerEd Learnings focuses on the whole child . Academics, skills, and personal development. It saves me hours of research and coordination. Everything from booking to progress updates is smooth and organized through the dashboard.</w:t>
      </w:r>
    </w:p>
    <w:p w:rsidR="00000000" w:rsidDel="00000000" w:rsidP="00000000" w:rsidRDefault="00000000" w:rsidRPr="00000000" w14:paraId="000005D8">
      <w:pPr>
        <w:numPr>
          <w:ilvl w:val="0"/>
          <w:numId w:val="28"/>
        </w:numPr>
        <w:spacing w:after="240" w:before="0" w:beforeAutospacing="0" w:lineRule="auto"/>
        <w:ind w:left="720" w:hanging="360"/>
        <w:rPr>
          <w:i w:val="1"/>
          <w:iCs w:val="1"/>
        </w:rPr>
      </w:pPr>
      <w:r w:rsidDel="00000000" w:rsidR="00000000" w:rsidRPr="00000000">
        <w:rPr>
          <w:rFonts w:ascii="Fira Mono" w:cs="Fira Mono" w:eastAsia="Fira Mono" w:hAnsi="Fira Mono"/>
          <w:b w:val="1"/>
          <w:bCs w:val="1"/>
          <w:rtl w:val="0"/>
        </w:rPr>
        <w:t xml:space="preserve">Amy S. ⭐⭐⭐⭐⭐</w:t>
        <w:br w:type="textWrapping"/>
      </w:r>
      <w:r w:rsidDel="00000000" w:rsidR="00000000" w:rsidRPr="00000000">
        <w:rPr>
          <w:i w:val="1"/>
          <w:iCs w:val="1"/>
          <w:rtl w:val="0"/>
        </w:rPr>
        <w:t xml:space="preserve">EmpowerEd Learnings changed the way I run my tuotring business. The admin team handles all the backend operations. Scheduling, payments, reminders , so I can focus 100% on my students and keep 100% of my earnings. Their support is fast, efficient, and always available when I need help.</w:t>
      </w:r>
    </w:p>
    <w:p w:rsidR="00000000" w:rsidDel="00000000" w:rsidP="00000000" w:rsidRDefault="00000000" w:rsidRPr="00000000" w14:paraId="000005D9">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5D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5D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5D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5D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5DE">
      <w:pPr>
        <w:spacing w:after="240" w:before="240" w:lineRule="auto"/>
        <w:ind w:left="0" w:firstLine="0"/>
        <w:jc w:val="center"/>
        <w:rPr>
          <w:b w:val="1"/>
          <w:bCs w:val="1"/>
          <w:sz w:val="38"/>
          <w:szCs w:val="38"/>
          <w:highlight w:val="yellow"/>
          <w:u w:val="single"/>
        </w:rPr>
      </w:pPr>
      <w:r w:rsidDel="00000000" w:rsidR="00000000" w:rsidRPr="00000000">
        <w:rPr>
          <w:b w:val="1"/>
          <w:bCs w:val="1"/>
          <w:sz w:val="38"/>
          <w:szCs w:val="38"/>
          <w:highlight w:val="yellow"/>
          <w:u w:val="single"/>
          <w:rtl w:val="0"/>
        </w:rPr>
        <w:t xml:space="preserve">Reminder Emails </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5ikcs3jcjumk" w:id="63"/>
      <w:bookmarkEnd w:id="63"/>
      <w:r w:rsidDel="00000000" w:rsidR="00000000" w:rsidRPr="00000000">
        <w:rPr>
          <w:rtl w:val="0"/>
        </w:rPr>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dk5wjjkpk703" w:id="64"/>
      <w:bookmarkEnd w:id="64"/>
      <w:r w:rsidDel="00000000" w:rsidR="00000000" w:rsidRPr="00000000">
        <w:rPr>
          <w:b w:val="1"/>
          <w:bCs w:val="1"/>
          <w:color w:val="000000"/>
          <w:sz w:val="26"/>
          <w:szCs w:val="26"/>
          <w:rtl w:val="0"/>
        </w:rPr>
        <w:t xml:space="preserve">📩 Mentor Demo Session Reminder</w:t>
      </w:r>
    </w:p>
    <w:p w:rsidR="00000000" w:rsidDel="00000000" w:rsidP="00000000" w:rsidRDefault="00000000" w:rsidRPr="00000000" w14:paraId="000005E1">
      <w:pPr>
        <w:spacing w:after="240" w:before="240" w:lineRule="auto"/>
        <w:rPr/>
      </w:pPr>
      <w:r w:rsidDel="00000000" w:rsidR="00000000" w:rsidRPr="00000000">
        <w:rPr>
          <w:b w:val="1"/>
          <w:bCs w:val="1"/>
          <w:rtl w:val="0"/>
        </w:rPr>
        <w:t xml:space="preserve">Subject:</w:t>
      </w:r>
      <w:r w:rsidDel="00000000" w:rsidR="00000000" w:rsidRPr="00000000">
        <w:rPr>
          <w:rtl w:val="0"/>
        </w:rPr>
        <w:t xml:space="preserve"> Hi [Name],</w:t>
      </w:r>
    </w:p>
    <w:p w:rsidR="00000000" w:rsidDel="00000000" w:rsidP="00000000" w:rsidRDefault="00000000" w:rsidRPr="00000000" w14:paraId="000005E2">
      <w:pPr>
        <w:spacing w:after="240" w:before="240" w:lineRule="auto"/>
        <w:rPr/>
      </w:pPr>
      <w:r w:rsidDel="00000000" w:rsidR="00000000" w:rsidRPr="00000000">
        <w:rPr>
          <w:rtl w:val="0"/>
        </w:rPr>
        <w:t xml:space="preserve">This is a quick reminder about your scheduled call with EmpowerEd Learnings.</w:t>
      </w:r>
    </w:p>
    <w:p w:rsidR="00000000" w:rsidDel="00000000" w:rsidP="00000000" w:rsidRDefault="00000000" w:rsidRPr="00000000" w14:paraId="000005E3">
      <w:pPr>
        <w:spacing w:after="240" w:before="240" w:lineRule="auto"/>
        <w:rPr/>
      </w:pPr>
      <w:r w:rsidDel="00000000" w:rsidR="00000000" w:rsidRPr="00000000">
        <w:rPr>
          <w:rtl w:val="0"/>
        </w:rPr>
        <w:t xml:space="preserve">Date: [Date]</w:t>
      </w:r>
    </w:p>
    <w:p w:rsidR="00000000" w:rsidDel="00000000" w:rsidP="00000000" w:rsidRDefault="00000000" w:rsidRPr="00000000" w14:paraId="000005E4">
      <w:pPr>
        <w:spacing w:after="240" w:before="240" w:lineRule="auto"/>
        <w:rPr/>
      </w:pPr>
      <w:r w:rsidDel="00000000" w:rsidR="00000000" w:rsidRPr="00000000">
        <w:rPr>
          <w:rtl w:val="0"/>
        </w:rPr>
        <w:t xml:space="preserve">Time: [Time + Time Zone]</w:t>
      </w:r>
    </w:p>
    <w:p w:rsidR="00000000" w:rsidDel="00000000" w:rsidP="00000000" w:rsidRDefault="00000000" w:rsidRPr="00000000" w14:paraId="000005E5">
      <w:pPr>
        <w:spacing w:after="240" w:before="240" w:lineRule="auto"/>
        <w:rPr/>
      </w:pPr>
      <w:r w:rsidDel="00000000" w:rsidR="00000000" w:rsidRPr="00000000">
        <w:rPr>
          <w:rtl w:val="0"/>
        </w:rPr>
        <w:t xml:space="preserve">Meeting Link: [Insert Link]</w:t>
      </w:r>
    </w:p>
    <w:p w:rsidR="00000000" w:rsidDel="00000000" w:rsidP="00000000" w:rsidRDefault="00000000" w:rsidRPr="00000000" w14:paraId="000005E6">
      <w:pPr>
        <w:spacing w:after="240" w:before="240" w:lineRule="auto"/>
        <w:rPr/>
      </w:pPr>
      <w:r w:rsidDel="00000000" w:rsidR="00000000" w:rsidRPr="00000000">
        <w:rPr>
          <w:rtl w:val="0"/>
        </w:rPr>
        <w:t xml:space="preserve">During this call, we’ll walk you through how the platform works, answer your questions, and explain the next steps in the onboarding process.</w:t>
      </w:r>
    </w:p>
    <w:p w:rsidR="00000000" w:rsidDel="00000000" w:rsidP="00000000" w:rsidRDefault="00000000" w:rsidRPr="00000000" w14:paraId="000005E7">
      <w:pPr>
        <w:spacing w:after="240" w:before="240" w:lineRule="auto"/>
        <w:rPr/>
      </w:pPr>
      <w:r w:rsidDel="00000000" w:rsidR="00000000" w:rsidRPr="00000000">
        <w:rPr>
          <w:rtl w:val="0"/>
        </w:rPr>
        <w:t xml:space="preserve">We look forward to speaking with you soon!</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Best Regards,</w:t>
        <w:br w:type="textWrapping"/>
      </w:r>
      <w:r w:rsidDel="00000000" w:rsidR="00000000" w:rsidRPr="00000000">
        <w:rPr>
          <w:rtl w:val="0"/>
        </w:rPr>
        <w:t xml:space="preserve">EmpowerEd Learnings Team</w:t>
      </w:r>
    </w:p>
    <w:p w:rsidR="00000000" w:rsidDel="00000000" w:rsidP="00000000" w:rsidRDefault="00000000" w:rsidRPr="00000000" w14:paraId="000005E9">
      <w:pPr>
        <w:spacing w:after="240" w:before="240" w:lineRule="auto"/>
        <w:rPr/>
      </w:pP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r>
    </w:p>
    <w:p w:rsidR="00000000" w:rsidDel="00000000" w:rsidP="00000000" w:rsidRDefault="00000000" w:rsidRPr="00000000" w14:paraId="000005EB">
      <w:pPr>
        <w:spacing w:after="240" w:before="240" w:lineRule="auto"/>
        <w:ind w:left="0" w:firstLine="0"/>
        <w:rPr/>
      </w:pPr>
      <w:r w:rsidDel="00000000" w:rsidR="00000000" w:rsidRPr="00000000">
        <w:rPr>
          <w:rtl w:val="0"/>
        </w:rPr>
      </w:r>
    </w:p>
    <w:p w:rsidR="00000000" w:rsidDel="00000000" w:rsidP="00000000" w:rsidRDefault="00000000" w:rsidRPr="00000000" w14:paraId="000005E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5E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p4t2s0vtdfbh" w:id="65"/>
      <w:bookmarkEnd w:id="65"/>
      <w:r w:rsidDel="00000000" w:rsidR="00000000" w:rsidRPr="00000000">
        <w:rPr>
          <w:b w:val="1"/>
          <w:bCs w:val="1"/>
          <w:color w:val="000000"/>
          <w:sz w:val="26"/>
          <w:szCs w:val="26"/>
          <w:rtl w:val="0"/>
        </w:rPr>
        <w:t xml:space="preserve">Mentor Reminder Email</w:t>
      </w:r>
    </w:p>
    <w:p w:rsidR="00000000" w:rsidDel="00000000" w:rsidP="00000000" w:rsidRDefault="00000000" w:rsidRPr="00000000" w14:paraId="000005EF">
      <w:pPr>
        <w:spacing w:after="240" w:before="240" w:lineRule="auto"/>
        <w:rPr/>
      </w:pPr>
      <w:r w:rsidDel="00000000" w:rsidR="00000000" w:rsidRPr="00000000">
        <w:rPr>
          <w:rtl w:val="0"/>
        </w:rPr>
        <w:t xml:space="preserve">Subject: Upcoming Session Today</w:t>
      </w:r>
    </w:p>
    <w:p w:rsidR="00000000" w:rsidDel="00000000" w:rsidP="00000000" w:rsidRDefault="00000000" w:rsidRPr="00000000" w14:paraId="000005F0">
      <w:pPr>
        <w:spacing w:after="240" w:before="240" w:lineRule="auto"/>
        <w:rPr/>
      </w:pPr>
      <w:r w:rsidDel="00000000" w:rsidR="00000000" w:rsidRPr="00000000">
        <w:rPr>
          <w:rtl w:val="0"/>
        </w:rPr>
      </w:r>
    </w:p>
    <w:p w:rsidR="00000000" w:rsidDel="00000000" w:rsidP="00000000" w:rsidRDefault="00000000" w:rsidRPr="00000000" w14:paraId="000005F1">
      <w:pPr>
        <w:spacing w:after="240" w:before="240" w:lineRule="auto"/>
        <w:rPr>
          <w:b w:val="1"/>
          <w:bCs w:val="1"/>
        </w:rPr>
      </w:pPr>
      <w:r w:rsidDel="00000000" w:rsidR="00000000" w:rsidRPr="00000000">
        <w:rPr>
          <w:rtl w:val="0"/>
        </w:rPr>
        <w:t xml:space="preserve">Hello</w:t>
      </w:r>
      <w:r w:rsidDel="00000000" w:rsidR="00000000" w:rsidRPr="00000000">
        <w:rPr>
          <w:b w:val="1"/>
          <w:bCs w:val="1"/>
          <w:rtl w:val="0"/>
        </w:rPr>
        <w:t xml:space="preserve"> [Mentor Name],</w:t>
      </w:r>
    </w:p>
    <w:p w:rsidR="00000000" w:rsidDel="00000000" w:rsidP="00000000" w:rsidRDefault="00000000" w:rsidRPr="00000000" w14:paraId="000005F2">
      <w:pPr>
        <w:spacing w:after="240" w:before="240" w:lineRule="auto"/>
        <w:rPr>
          <w:b w:val="1"/>
          <w:bCs w:val="1"/>
        </w:rPr>
      </w:pPr>
      <w:r w:rsidDel="00000000" w:rsidR="00000000" w:rsidRPr="00000000">
        <w:rPr>
          <w:rtl w:val="0"/>
        </w:rPr>
        <w:t xml:space="preserve">You have a scheduled session today with your student </w:t>
      </w:r>
      <w:r w:rsidDel="00000000" w:rsidR="00000000" w:rsidRPr="00000000">
        <w:rPr>
          <w:b w:val="1"/>
          <w:bCs w:val="1"/>
          <w:rtl w:val="0"/>
        </w:rPr>
        <w:t xml:space="preserve">[Student Name].</w:t>
      </w:r>
    </w:p>
    <w:p w:rsidR="00000000" w:rsidDel="00000000" w:rsidP="00000000" w:rsidRDefault="00000000" w:rsidRPr="00000000" w14:paraId="000005F3">
      <w:pPr>
        <w:spacing w:after="240" w:before="240" w:lineRule="auto"/>
        <w:rPr/>
      </w:pPr>
      <w:r w:rsidDel="00000000" w:rsidR="00000000" w:rsidRPr="00000000">
        <w:rPr>
          <w:rtl w:val="0"/>
        </w:rPr>
        <w:t xml:space="preserve">Session Details:</w:t>
        <w:br w:type="textWrapping"/>
        <w:t xml:space="preserve"> • 🗓 </w:t>
      </w:r>
      <w:r w:rsidDel="00000000" w:rsidR="00000000" w:rsidRPr="00000000">
        <w:rPr>
          <w:b w:val="1"/>
          <w:bCs w:val="1"/>
          <w:rtl w:val="0"/>
        </w:rPr>
        <w:t xml:space="preserve">Date &amp; Time:</w:t>
      </w:r>
      <w:r w:rsidDel="00000000" w:rsidR="00000000" w:rsidRPr="00000000">
        <w:rPr>
          <w:rtl w:val="0"/>
        </w:rPr>
        <w:t xml:space="preserve"> [Day, Date, Time]</w:t>
        <w:br w:type="textWrapping"/>
      </w:r>
      <w:r w:rsidDel="00000000" w:rsidR="00000000" w:rsidRPr="00000000">
        <w:rPr>
          <w:b w:val="1"/>
          <w:bCs w:val="1"/>
          <w:rtl w:val="0"/>
        </w:rPr>
        <w:t xml:space="preserve"> • 🔗 Meeting Link</w:t>
      </w:r>
      <w:r w:rsidDel="00000000" w:rsidR="00000000" w:rsidRPr="00000000">
        <w:rPr>
          <w:rtl w:val="0"/>
        </w:rPr>
        <w:t xml:space="preserve">: [Meeting Link]</w:t>
      </w:r>
    </w:p>
    <w:p w:rsidR="00000000" w:rsidDel="00000000" w:rsidP="00000000" w:rsidRDefault="00000000" w:rsidRPr="00000000" w14:paraId="000005F4">
      <w:pPr>
        <w:spacing w:after="240" w:before="240" w:lineRule="auto"/>
        <w:rPr>
          <w:b w:val="1"/>
          <w:bCs w:val="1"/>
        </w:rPr>
      </w:pPr>
      <w:r w:rsidDel="00000000" w:rsidR="00000000" w:rsidRPr="00000000">
        <w:rPr>
          <w:rtl w:val="0"/>
        </w:rPr>
        <w:t xml:space="preserve">You can view or manage your sessions anytime in your dashboard:</w:t>
        <w:br w:type="textWrapping"/>
        <w:t xml:space="preserve"> 👉 </w:t>
      </w:r>
      <w:r w:rsidDel="00000000" w:rsidR="00000000" w:rsidRPr="00000000">
        <w:rPr>
          <w:b w:val="1"/>
          <w:bCs w:val="1"/>
          <w:rtl w:val="0"/>
        </w:rPr>
        <w:t xml:space="preserve">[Dashboard Link]</w:t>
      </w:r>
    </w:p>
    <w:p w:rsidR="00000000" w:rsidDel="00000000" w:rsidP="00000000" w:rsidRDefault="00000000" w:rsidRPr="00000000" w14:paraId="000005F5">
      <w:pPr>
        <w:spacing w:after="240" w:before="240" w:lineRule="auto"/>
        <w:rPr/>
      </w:pPr>
      <w:r w:rsidDel="00000000" w:rsidR="00000000" w:rsidRPr="00000000">
        <w:rPr>
          <w:rtl w:val="0"/>
        </w:rPr>
        <w:t xml:space="preserve">Thank you for your continued dedication to empowering students through your mentorship.</w:t>
      </w:r>
    </w:p>
    <w:p w:rsidR="00000000" w:rsidDel="00000000" w:rsidP="00000000" w:rsidRDefault="00000000" w:rsidRPr="00000000" w14:paraId="000005F6">
      <w:pPr>
        <w:spacing w:after="240" w:before="240" w:lineRule="auto"/>
        <w:rPr/>
      </w:pPr>
      <w:r w:rsidDel="00000000" w:rsidR="00000000" w:rsidRPr="00000000">
        <w:rPr>
          <w:b w:val="1"/>
          <w:bCs w:val="1"/>
          <w:rtl w:val="0"/>
        </w:rPr>
        <w:t xml:space="preserve">Best regards,</w:t>
      </w:r>
      <w:r w:rsidDel="00000000" w:rsidR="00000000" w:rsidRPr="00000000">
        <w:rPr>
          <w:rtl w:val="0"/>
        </w:rPr>
        <w:br w:type="textWrapping"/>
        <w:t xml:space="preserve">EmpowerEd Learnings Team</w:t>
      </w:r>
    </w:p>
    <w:p w:rsidR="00000000" w:rsidDel="00000000" w:rsidP="00000000" w:rsidRDefault="00000000" w:rsidRPr="00000000" w14:paraId="000005F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r3lyri5qlifx" w:id="66"/>
      <w:bookmarkEnd w:id="66"/>
      <w:r w:rsidDel="00000000" w:rsidR="00000000" w:rsidRPr="00000000">
        <w:rPr>
          <w:b w:val="1"/>
          <w:bCs w:val="1"/>
          <w:color w:val="000000"/>
          <w:sz w:val="26"/>
          <w:szCs w:val="26"/>
          <w:rtl w:val="0"/>
        </w:rPr>
        <w:t xml:space="preserve">📩 Student Reminder Email</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Subject:</w:t>
      </w:r>
      <w:r w:rsidDel="00000000" w:rsidR="00000000" w:rsidRPr="00000000">
        <w:rPr>
          <w:rtl w:val="0"/>
        </w:rPr>
        <w:t xml:space="preserve"> Get Ready for Your Session</w:t>
      </w:r>
    </w:p>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Hello [Student Name],</w:t>
      </w:r>
    </w:p>
    <w:p w:rsidR="00000000" w:rsidDel="00000000" w:rsidP="00000000" w:rsidRDefault="00000000" w:rsidRPr="00000000" w14:paraId="000005FB">
      <w:pPr>
        <w:spacing w:after="240" w:before="240" w:lineRule="auto"/>
        <w:rPr/>
      </w:pPr>
      <w:r w:rsidDel="00000000" w:rsidR="00000000" w:rsidRPr="00000000">
        <w:rPr>
          <w:rtl w:val="0"/>
        </w:rPr>
        <w:t xml:space="preserve">This is a quick reminder that you have a session </w:t>
      </w:r>
      <w:r w:rsidDel="00000000" w:rsidR="00000000" w:rsidRPr="00000000">
        <w:rPr>
          <w:b w:val="1"/>
          <w:bCs w:val="1"/>
          <w:rtl w:val="0"/>
        </w:rPr>
        <w:t xml:space="preserve">today</w:t>
      </w:r>
      <w:r w:rsidDel="00000000" w:rsidR="00000000" w:rsidRPr="00000000">
        <w:rPr>
          <w:rtl w:val="0"/>
        </w:rPr>
        <w:t xml:space="preserve"> with your mentor </w:t>
      </w:r>
      <w:r w:rsidDel="00000000" w:rsidR="00000000" w:rsidRPr="00000000">
        <w:rPr>
          <w:b w:val="1"/>
          <w:bCs w:val="1"/>
          <w:rtl w:val="0"/>
        </w:rPr>
        <w:t xml:space="preserve">[Mentor Name]</w:t>
      </w:r>
      <w:r w:rsidDel="00000000" w:rsidR="00000000" w:rsidRPr="00000000">
        <w:rPr>
          <w:rtl w:val="0"/>
        </w:rPr>
        <w:t xml:space="preserve">.</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Session Details:</w:t>
        <w:br w:type="textWrapping"/>
      </w:r>
      <w:r w:rsidDel="00000000" w:rsidR="00000000" w:rsidRPr="00000000">
        <w:rPr>
          <w:rtl w:val="0"/>
        </w:rPr>
        <w:t xml:space="preserve"> • 🗓 </w:t>
      </w:r>
      <w:r w:rsidDel="00000000" w:rsidR="00000000" w:rsidRPr="00000000">
        <w:rPr>
          <w:b w:val="1"/>
          <w:bCs w:val="1"/>
          <w:rtl w:val="0"/>
        </w:rPr>
        <w:t xml:space="preserve">Date &amp; Time:</w:t>
      </w:r>
      <w:r w:rsidDel="00000000" w:rsidR="00000000" w:rsidRPr="00000000">
        <w:rPr>
          <w:rtl w:val="0"/>
        </w:rPr>
        <w:t xml:space="preserve"> [Day, Date, Time]</w:t>
        <w:br w:type="textWrapping"/>
        <w:t xml:space="preserve"> • 🔗 </w:t>
      </w:r>
      <w:r w:rsidDel="00000000" w:rsidR="00000000" w:rsidRPr="00000000">
        <w:rPr>
          <w:b w:val="1"/>
          <w:bCs w:val="1"/>
          <w:rtl w:val="0"/>
        </w:rPr>
        <w:t xml:space="preserve">Join Here:</w:t>
      </w:r>
      <w:r w:rsidDel="00000000" w:rsidR="00000000" w:rsidRPr="00000000">
        <w:rPr>
          <w:rtl w:val="0"/>
        </w:rPr>
        <w:t xml:space="preserve"> [Meeting Link]</w:t>
      </w:r>
    </w:p>
    <w:p w:rsidR="00000000" w:rsidDel="00000000" w:rsidP="00000000" w:rsidRDefault="00000000" w:rsidRPr="00000000" w14:paraId="000005FD">
      <w:pPr>
        <w:spacing w:after="240" w:before="240" w:lineRule="auto"/>
        <w:rPr/>
      </w:pPr>
      <w:r w:rsidDel="00000000" w:rsidR="00000000" w:rsidRPr="00000000">
        <w:rPr>
          <w:rtl w:val="0"/>
        </w:rPr>
        <w:t xml:space="preserve">You can view or manage your sessions anytime in your dashboard:</w:t>
        <w:br w:type="textWrapping"/>
        <w:t xml:space="preserve"> 👉 </w:t>
      </w:r>
      <w:r w:rsidDel="00000000" w:rsidR="00000000" w:rsidRPr="00000000">
        <w:rPr>
          <w:b w:val="1"/>
          <w:bCs w:val="1"/>
          <w:rtl w:val="0"/>
        </w:rPr>
        <w:t xml:space="preserve">[Dashboard Link]</w:t>
      </w: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rtl w:val="0"/>
        </w:rPr>
        <w:t xml:space="preserve">Get ready to make the most of your session — your mentor is excited to guide you today!</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Best Regards,</w:t>
        <w:br w:type="textWrapping"/>
      </w:r>
      <w:r w:rsidDel="00000000" w:rsidR="00000000" w:rsidRPr="00000000">
        <w:rPr>
          <w:rtl w:val="0"/>
        </w:rPr>
        <w:t xml:space="preserve">EmpowerEd Learnings Team</w:t>
      </w:r>
    </w:p>
    <w:p w:rsidR="00000000" w:rsidDel="00000000" w:rsidP="00000000" w:rsidRDefault="00000000" w:rsidRPr="00000000" w14:paraId="00000600">
      <w:pPr>
        <w:rPr/>
      </w:pPr>
      <w:r w:rsidDel="00000000" w:rsidR="00000000" w:rsidRPr="00000000">
        <w:rPr>
          <w:rtl w:val="0"/>
        </w:rPr>
      </w:r>
    </w:p>
    <w:sectPr>
      <w:footerReference r:id="rId2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yeda Fasih" w:id="7" w:date="2025-07-24T16:10:14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is not popping up on the public page. Functionality error!</w:t>
      </w:r>
    </w:p>
  </w:comment>
  <w:comment w:author="Syeda Fasih" w:id="29" w:date="2024-12-23T17:12:25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@meesumraza567@gmail.com @alimuhammadjafar873@gmail.com</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meesumraza567@gmail.com_</w:t>
      </w:r>
    </w:p>
  </w:comment>
  <w:comment w:author="Syeda Fasih" w:id="23" w:date="2025-10-09T13:14:36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alimuhammadjafar873@gmail.com_</w:t>
      </w:r>
    </w:p>
  </w:comment>
  <w:comment w:author="Syeda Fasih" w:id="14" w:date="2025-12-01T18:54:32Z">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hasnainshahzad022@gmail.com_</w:t>
      </w:r>
    </w:p>
  </w:comment>
  <w:comment w:author="Syeda Fasih" w:id="3" w:date="2025-08-15T19:31:52Z">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 the Same! @hasnainshahzad022@gmail.com</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hasnainshahzad022@gmail.com_</w:t>
      </w:r>
    </w:p>
  </w:comment>
  <w:comment w:author="Syeda Fasih" w:id="4" w:date="2025-08-14T17:39:47Z">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comment>
  <w:comment w:author="Syeda Fasih" w:id="40" w:date="2025-09-23T14:19:11Z">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delete? I can’t see</w:t>
      </w:r>
    </w:p>
  </w:comment>
  <w:comment w:author="Haris Naeem" w:id="41" w:date="2025-09-23T16:06:40Z">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misclick on a suggestion, nothing deleted</w:t>
      </w:r>
    </w:p>
  </w:comment>
  <w:comment w:author="Syeda Fasih" w:id="34" w:date="2025-08-31T20:48:32Z">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 @alimuhammadjafar873@gmail.com</w:t>
      </w:r>
    </w:p>
  </w:comment>
  <w:comment w:author="Syeda Fasih" w:id="5" w:date="2025-07-24T15:50:25Z">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Editing Required</w:t>
      </w:r>
    </w:p>
  </w:comment>
  <w:comment w:author="Syeda Fasih" w:id="12" w:date="2025-05-03T15:52:15Z">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w:t>
      </w:r>
    </w:p>
  </w:comment>
  <w:comment w:author="Syeda Fasih" w:id="25" w:date="2025-05-03T15:52:15Z">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w:t>
      </w:r>
    </w:p>
  </w:comment>
  <w:comment w:author="Syeda Fasih" w:id="15" w:date="2025-08-15T19:34:16Z">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 the same @hasnainshahzad022@gmail.com</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hasnainshahzad022@gmail.com_</w:t>
      </w:r>
    </w:p>
  </w:comment>
  <w:comment w:author="Syeda Fasih" w:id="16" w:date="2025-07-17T18:57:32Z">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w:t>
      </w:r>
    </w:p>
  </w:comment>
  <w:comment w:author="Syeda Fasih" w:id="2" w:date="2025-08-13T16:20:43Z">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Editing</w:t>
      </w:r>
    </w:p>
  </w:comment>
  <w:comment w:author="Syeda Fasih" w:id="27" w:date="2025-07-17T19:24:12Z">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alimuhammadjafar873@gmail.com_</w:t>
      </w:r>
    </w:p>
  </w:comment>
  <w:comment w:author="Syeda Fasih" w:id="6" w:date="2025-07-24T17:02:22Z">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note?</w:t>
      </w:r>
    </w:p>
  </w:comment>
  <w:comment w:author="Syeda Fasih" w:id="8" w:date="2025-07-24T17:02:22Z">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note?</w:t>
      </w:r>
    </w:p>
  </w:comment>
  <w:comment w:author="Syeda Fasih" w:id="10" w:date="2025-07-24T17:02:22Z">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note?</w:t>
      </w:r>
    </w:p>
  </w:comment>
  <w:comment w:author="Syeda Fasih" w:id="35" w:date="2025-09-29T16:50:48Z">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hasnainshahzad022@gmail.com_</w:t>
      </w:r>
    </w:p>
  </w:comment>
  <w:comment w:author="Syeda Fasih" w:id="36" w:date="2025-08-22T18:37:46Z">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alimuhammadjafar873@gmail.com_</w:t>
      </w:r>
    </w:p>
  </w:comment>
  <w:comment w:author="Syeda Fasih" w:id="37" w:date="2025-08-25T18:21:33Z">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comment>
  <w:comment w:author="Syeda Fasih" w:id="1" w:date="2025-08-14T17:56:12Z">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comment>
  <w:comment w:author="Syeda Fasih" w:id="17" w:date="2025-02-18T16:41:20Z">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@meesumraza567@gmail.com @alimuhammadjafar873@gmail.com</w:t>
      </w:r>
    </w:p>
  </w:comment>
  <w:comment w:author="Syeda Fasih" w:id="19" w:date="2025-02-18T16:41:20Z">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@meesumraza567@gmail.com @alimuhammadjafar873@gmail.com</w:t>
      </w:r>
    </w:p>
  </w:comment>
  <w:comment w:author="Syeda Fasih" w:id="30" w:date="2025-02-18T16:41:20Z">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@meesumraza567@gmail.com @alimuhammadjafar873@gmail.com</w:t>
      </w:r>
    </w:p>
  </w:comment>
  <w:comment w:author="Syeda Fasih" w:id="38" w:date="2025-09-17T16:49:48Z">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 @hasnainshahzad022@gmail.com</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alimuhammadjafar873@gmail.com_</w:t>
      </w:r>
    </w:p>
  </w:comment>
  <w:comment w:author="Syeda Fasih" w:id="11" w:date="2025-06-05T20:58:07Z">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w:t>
      </w:r>
    </w:p>
  </w:comment>
  <w:comment w:author="Syeda Fasih" w:id="28" w:date="2025-05-23T15:12:43Z">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 I have added the template for query response when we receive a query or complaint. Please integrate this template on admin dashboard.</w:t>
      </w:r>
    </w:p>
  </w:comment>
  <w:comment w:author="Syeda Fasih" w:id="24" w:date="2024-10-23T17:08:08Z">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@meesumraza567@gmail.com</w:t>
      </w:r>
    </w:p>
  </w:comment>
  <w:comment w:author="Syeda Fasih" w:id="13" w:date="2025-08-14T17:57:48Z">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comment>
  <w:comment w:author="Syeda Fasih" w:id="26" w:date="2025-06-12T00:36:45Z">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alimuhammadjafar873@gmail.com_</w:t>
      </w:r>
    </w:p>
  </w:comment>
  <w:comment w:author="Syeda Fasih" w:id="18" w:date="2025-11-04T20:17:08Z">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  please add “Music &amp; arts” in sub category</w:t>
      </w:r>
    </w:p>
  </w:comment>
  <w:comment w:author="Syeda Fasih" w:id="32" w:date="2025-09-08T18:32:13Z">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hasnainshahzad022@gmail.com_</w:t>
      </w:r>
    </w:p>
  </w:comment>
  <w:comment w:author="Syeda Fasih" w:id="33" w:date="2025-09-08T18:32:24Z">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@apexpredatorg6@gmail.com</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apexpredatorg6@gmail.com_</w:t>
      </w:r>
    </w:p>
  </w:comment>
  <w:comment w:author="Syeda Fasih" w:id="39" w:date="2025-09-17T16:19:24Z">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 @hasnainshahzad022@gmail.com</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alimuhammadjafar873@gmail.com_</w:t>
      </w:r>
    </w:p>
  </w:comment>
  <w:comment w:author="Syeda Fasih" w:id="43" w:date="2025-09-17T16:21:35Z">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comment>
  <w:comment w:author="Syeda Fasih" w:id="31" w:date="2025-09-08T19:27:41Z">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hasnainshahzad022@gmail.com_</w:t>
      </w:r>
    </w:p>
  </w:comment>
  <w:comment w:author="Syeda Fasih" w:id="42" w:date="2025-09-22T18:01:59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hasnainshahzad022@gmail.com_</w:t>
      </w:r>
    </w:p>
  </w:comment>
  <w:comment w:author="Meesum Raza" w:id="0" w:date="2024-11-19T10:52:54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 (We need to add these terms and conditions in the footer)</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hasnainshahzad022@gmail.com_</w:t>
      </w:r>
    </w:p>
  </w:comment>
  <w:comment w:author="Syeda Fasih" w:id="9" w:date="2025-07-24T16:54:26Z">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is not popping up</w:t>
      </w:r>
    </w:p>
  </w:comment>
  <w:comment w:author="Syeda Fasih" w:id="20" w:date="2025-04-23T16:47:39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@meesumraza567@gmail.com @alimuhammadjafar873@gmail.com</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alimuhammadjafar873@gmail.com_</w:t>
      </w:r>
    </w:p>
  </w:comment>
  <w:comment w:author="Syeda Fasih" w:id="22" w:date="2025-08-14T18:25:38Z">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comment>
  <w:comment w:author="Syeda Fasih" w:id="44" w:date="2025-09-17T17:36:26Z">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comment>
  <w:comment w:author="Syeda Fasih" w:id="45" w:date="2025-09-29T15:31:45Z">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@hasnainshahzad022@gmail.com</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hasnainshahzad022@gmail.com_</w:t>
      </w:r>
    </w:p>
  </w:comment>
  <w:comment w:author="Syeda Fasih" w:id="21" w:date="2025-04-28T16:35:30Z">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@alimuhammadjafar873@gmail.com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1">
    <w:pPr>
      <w:rPr>
        <w:b w:val="1"/>
        <w:b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varsitytutors.com/" TargetMode="External"/><Relationship Id="rId11" Type="http://schemas.openxmlformats.org/officeDocument/2006/relationships/hyperlink" Target="https://www.tutorbird.com/pricing/" TargetMode="External"/><Relationship Id="rId22" Type="http://schemas.openxmlformats.org/officeDocument/2006/relationships/hyperlink" Target="https://coachbit.com/inquiry" TargetMode="External"/><Relationship Id="rId10" Type="http://schemas.openxmlformats.org/officeDocument/2006/relationships/hyperlink" Target="https://preply.com/" TargetMode="External"/><Relationship Id="rId21" Type="http://schemas.openxmlformats.org/officeDocument/2006/relationships/hyperlink" Target="https://www.wyzant.com/" TargetMode="External"/><Relationship Id="rId13" Type="http://schemas.openxmlformats.org/officeDocument/2006/relationships/hyperlink" Target="https://www.varsitytutors.com/membership/how-it-works" TargetMode="External"/><Relationship Id="rId24" Type="http://schemas.openxmlformats.org/officeDocument/2006/relationships/footer" Target="footer1.xml"/><Relationship Id="rId12" Type="http://schemas.openxmlformats.org/officeDocument/2006/relationships/hyperlink" Target="https://www.teachable.com/?utm_source=bing&amp;utm_medium=cpc&amp;utm_term=teachable&amp;matchtype=e&amp;campaignid=627191291&amp;utm_campaign=P-Brand-USA&amp;creative=&amp;device=c&amp;placement=&amp;msclkid=1fdd12204d1b108d971a7b69bd72b1a3"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varsitytutors.com/" TargetMode="External"/><Relationship Id="rId15" Type="http://schemas.openxmlformats.org/officeDocument/2006/relationships/hyperlink" Target="https://coachbit.com/reviews" TargetMode="External"/><Relationship Id="rId14" Type="http://schemas.openxmlformats.org/officeDocument/2006/relationships/hyperlink" Target="https://www.varsitytutors.com/membership/our-difference" TargetMode="External"/><Relationship Id="rId17" Type="http://schemas.openxmlformats.org/officeDocument/2006/relationships/hyperlink" Target="https://www.wyzant.com/match/search" TargetMode="External"/><Relationship Id="rId16" Type="http://schemas.openxmlformats.org/officeDocument/2006/relationships/hyperlink" Target="https://preply.com/en/login?source_page=home&amp;source_element=header" TargetMode="External"/><Relationship Id="rId5" Type="http://schemas.openxmlformats.org/officeDocument/2006/relationships/numbering" Target="numbering.xml"/><Relationship Id="rId19" Type="http://schemas.openxmlformats.org/officeDocument/2006/relationships/hyperlink" Target="https://www.varsitytutors.com/" TargetMode="External"/><Relationship Id="rId6" Type="http://schemas.openxmlformats.org/officeDocument/2006/relationships/styles" Target="styles.xml"/><Relationship Id="rId18" Type="http://schemas.openxmlformats.org/officeDocument/2006/relationships/hyperlink" Target="https://www.wyzant.com/" TargetMode="External"/><Relationship Id="rId7" Type="http://schemas.openxmlformats.org/officeDocument/2006/relationships/hyperlink" Target="https://coachbit.com/" TargetMode="External"/><Relationship Id="rId8" Type="http://schemas.openxmlformats.org/officeDocument/2006/relationships/hyperlink" Target="https://www.wyza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